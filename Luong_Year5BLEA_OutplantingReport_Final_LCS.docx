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1B08D4" w14:textId="280458E6" w:rsidR="00526BE0" w:rsidRPr="00526BE0" w:rsidRDefault="00526BE0" w:rsidP="00526BE0">
      <w:pPr>
        <w:jc w:val="center"/>
        <w:rPr>
          <w:rFonts w:ascii="Times New Roman" w:hAnsi="Times New Roman" w:cs="Times New Roman"/>
          <w:b/>
          <w:bCs/>
          <w:i/>
          <w:smallCaps/>
          <w:sz w:val="32"/>
          <w:szCs w:val="32"/>
        </w:rPr>
      </w:pPr>
      <w:proofErr w:type="spellStart"/>
      <w:r w:rsidRPr="00526BE0">
        <w:rPr>
          <w:rFonts w:ascii="Times New Roman" w:hAnsi="Times New Roman" w:cs="Times New Roman"/>
          <w:b/>
          <w:bCs/>
          <w:smallCaps/>
          <w:sz w:val="32"/>
          <w:szCs w:val="32"/>
        </w:rPr>
        <w:t>Outplanting</w:t>
      </w:r>
      <w:proofErr w:type="spellEnd"/>
      <w:r w:rsidRPr="00526BE0">
        <w:rPr>
          <w:rFonts w:ascii="Times New Roman" w:hAnsi="Times New Roman" w:cs="Times New Roman"/>
          <w:b/>
          <w:bCs/>
          <w:smallCaps/>
          <w:sz w:val="32"/>
          <w:szCs w:val="32"/>
        </w:rPr>
        <w:t xml:space="preserve"> Field Experiment for </w:t>
      </w:r>
      <w:r w:rsidRPr="00526BE0">
        <w:rPr>
          <w:rFonts w:ascii="Times New Roman" w:hAnsi="Times New Roman" w:cs="Times New Roman"/>
          <w:b/>
          <w:bCs/>
          <w:i/>
          <w:smallCaps/>
          <w:sz w:val="32"/>
          <w:szCs w:val="32"/>
        </w:rPr>
        <w:t>Lupinus nipomensis</w:t>
      </w:r>
      <w:r w:rsidRPr="00526BE0">
        <w:rPr>
          <w:rFonts w:ascii="Times New Roman" w:hAnsi="Times New Roman" w:cs="Times New Roman"/>
          <w:b/>
          <w:bCs/>
          <w:smallCaps/>
          <w:sz w:val="32"/>
          <w:szCs w:val="32"/>
        </w:rPr>
        <w:t xml:space="preserve"> Year 5</w:t>
      </w:r>
      <w:r w:rsidRPr="00526BE0">
        <w:rPr>
          <w:rFonts w:ascii="Times New Roman" w:hAnsi="Times New Roman" w:cs="Times New Roman"/>
          <w:b/>
          <w:bCs/>
          <w:i/>
          <w:smallCaps/>
          <w:sz w:val="32"/>
          <w:szCs w:val="32"/>
        </w:rPr>
        <w:t xml:space="preserve"> </w:t>
      </w:r>
      <w:r w:rsidRPr="00526BE0">
        <w:rPr>
          <w:rFonts w:ascii="Times New Roman" w:hAnsi="Times New Roman" w:cs="Times New Roman"/>
          <w:b/>
          <w:bCs/>
          <w:smallCaps/>
          <w:sz w:val="32"/>
          <w:szCs w:val="32"/>
        </w:rPr>
        <w:t>at Black Lake Ecological Area, Land Conservancy of San Luis Obispo County</w:t>
      </w:r>
    </w:p>
    <w:p w14:paraId="042F45CC" w14:textId="77777777" w:rsidR="00526BE0" w:rsidRDefault="00526BE0" w:rsidP="00526BE0">
      <w:pPr>
        <w:rPr>
          <w:rFonts w:ascii="Times New Roman" w:hAnsi="Times New Roman" w:cs="Times New Roman"/>
          <w:b/>
        </w:rPr>
      </w:pPr>
    </w:p>
    <w:p w14:paraId="6B8CC0D1" w14:textId="3823A430" w:rsidR="00526BE0" w:rsidRPr="00526BE0" w:rsidRDefault="00526BE0" w:rsidP="00526BE0">
      <w:pPr>
        <w:jc w:val="center"/>
        <w:rPr>
          <w:rFonts w:ascii="Times New Roman" w:hAnsi="Times New Roman" w:cs="Times New Roman"/>
          <w:b/>
          <w:sz w:val="24"/>
          <w:szCs w:val="24"/>
        </w:rPr>
      </w:pPr>
      <w:r w:rsidRPr="00526BE0">
        <w:rPr>
          <w:rFonts w:ascii="Times New Roman" w:hAnsi="Times New Roman" w:cs="Times New Roman"/>
          <w:b/>
          <w:noProof/>
          <w:sz w:val="24"/>
          <w:szCs w:val="24"/>
        </w:rPr>
        <w:drawing>
          <wp:inline distT="0" distB="0" distL="0" distR="0" wp14:anchorId="221EAD22" wp14:editId="589DC88D">
            <wp:extent cx="1380018" cy="1253282"/>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 cstate="email">
                      <a:extLst>
                        <a:ext uri="{28A0092B-C50C-407E-A947-70E740481C1C}">
                          <a14:useLocalDpi xmlns:a14="http://schemas.microsoft.com/office/drawing/2010/main"/>
                        </a:ext>
                      </a:extLst>
                    </a:blip>
                    <a:srcRect/>
                    <a:stretch>
                      <a:fillRect/>
                    </a:stretch>
                  </pic:blipFill>
                  <pic:spPr bwMode="auto">
                    <a:xfrm>
                      <a:off x="0" y="0"/>
                      <a:ext cx="1385115" cy="1257911"/>
                    </a:xfrm>
                    <a:prstGeom prst="rect">
                      <a:avLst/>
                    </a:prstGeom>
                    <a:noFill/>
                    <a:ln>
                      <a:noFill/>
                    </a:ln>
                  </pic:spPr>
                </pic:pic>
              </a:graphicData>
            </a:graphic>
          </wp:inline>
        </w:drawing>
      </w:r>
    </w:p>
    <w:p w14:paraId="11CE13A1" w14:textId="71EEAC8E" w:rsidR="00526BE0" w:rsidRPr="00526BE0" w:rsidRDefault="00526BE0" w:rsidP="00526BE0">
      <w:pPr>
        <w:jc w:val="center"/>
        <w:rPr>
          <w:rFonts w:ascii="Times New Roman" w:hAnsi="Times New Roman" w:cs="Times New Roman"/>
          <w:b/>
          <w:sz w:val="24"/>
          <w:szCs w:val="24"/>
        </w:rPr>
      </w:pPr>
      <w:r w:rsidRPr="00526BE0">
        <w:rPr>
          <w:rFonts w:ascii="Times New Roman" w:hAnsi="Times New Roman" w:cs="Times New Roman"/>
          <w:b/>
          <w:sz w:val="24"/>
          <w:szCs w:val="24"/>
        </w:rPr>
        <w:t>Prepared by Justin Luong</w:t>
      </w:r>
    </w:p>
    <w:p w14:paraId="29D3CB26" w14:textId="30796E61" w:rsidR="00526BE0" w:rsidRDefault="00526BE0" w:rsidP="00526BE0">
      <w:pPr>
        <w:jc w:val="center"/>
        <w:rPr>
          <w:rFonts w:ascii="Times New Roman" w:hAnsi="Times New Roman" w:cs="Times New Roman"/>
          <w:b/>
        </w:rPr>
      </w:pPr>
      <w:r>
        <w:rPr>
          <w:rFonts w:ascii="Times New Roman" w:hAnsi="Times New Roman" w:cs="Times New Roman"/>
          <w:b/>
        </w:rPr>
        <w:t>In cooperation with the Cheadle Center for Biodiversity: Lisa Stratton</w:t>
      </w:r>
    </w:p>
    <w:p w14:paraId="3D254B78" w14:textId="77777777" w:rsidR="00526BE0" w:rsidRPr="003B17ED" w:rsidRDefault="00526BE0" w:rsidP="00526BE0">
      <w:pPr>
        <w:jc w:val="center"/>
        <w:rPr>
          <w:rFonts w:ascii="Times New Roman" w:hAnsi="Times New Roman" w:cs="Times New Roman"/>
          <w:b/>
        </w:rPr>
      </w:pPr>
    </w:p>
    <w:p w14:paraId="107F0B0E" w14:textId="77777777" w:rsidR="00526BE0" w:rsidRDefault="00526BE0" w:rsidP="00526BE0">
      <w:pPr>
        <w:rPr>
          <w:rFonts w:ascii="Times New Roman" w:hAnsi="Times New Roman" w:cs="Times New Roman"/>
          <w:b/>
        </w:rPr>
      </w:pPr>
    </w:p>
    <w:p w14:paraId="74D7E376" w14:textId="77777777" w:rsidR="00526BE0" w:rsidRPr="003B17ED" w:rsidRDefault="00526BE0" w:rsidP="00526BE0">
      <w:pPr>
        <w:jc w:val="center"/>
        <w:rPr>
          <w:rFonts w:ascii="Times New Roman" w:hAnsi="Times New Roman" w:cs="Times New Roman"/>
          <w:b/>
        </w:rPr>
      </w:pPr>
    </w:p>
    <w:p w14:paraId="193E1BBB" w14:textId="77777777" w:rsidR="00526BE0" w:rsidRPr="003B17ED" w:rsidRDefault="00526BE0" w:rsidP="00526BE0">
      <w:pPr>
        <w:jc w:val="center"/>
        <w:rPr>
          <w:rFonts w:ascii="Times New Roman" w:hAnsi="Times New Roman" w:cs="Times New Roman"/>
          <w:b/>
        </w:rPr>
      </w:pPr>
    </w:p>
    <w:p w14:paraId="7EBAA421" w14:textId="77777777" w:rsidR="00526BE0" w:rsidRDefault="00526BE0" w:rsidP="00526BE0">
      <w:pPr>
        <w:jc w:val="center"/>
        <w:rPr>
          <w:rFonts w:ascii="Times New Roman" w:hAnsi="Times New Roman" w:cs="Times New Roman"/>
          <w:b/>
        </w:rPr>
      </w:pPr>
      <w:r w:rsidRPr="003B17ED">
        <w:rPr>
          <w:rFonts w:ascii="Times New Roman" w:hAnsi="Times New Roman" w:cs="Times New Roman"/>
          <w:b/>
        </w:rPr>
        <w:t>Prepared for:  U.S.</w:t>
      </w:r>
      <w:r>
        <w:rPr>
          <w:rFonts w:ascii="Times New Roman" w:hAnsi="Times New Roman" w:cs="Times New Roman"/>
          <w:b/>
        </w:rPr>
        <w:t xml:space="preserve"> </w:t>
      </w:r>
      <w:r w:rsidRPr="003B17ED">
        <w:rPr>
          <w:rFonts w:ascii="Times New Roman" w:hAnsi="Times New Roman" w:cs="Times New Roman"/>
          <w:b/>
        </w:rPr>
        <w:t>Fish and Wildlife Service</w:t>
      </w:r>
    </w:p>
    <w:p w14:paraId="593785F7" w14:textId="77777777" w:rsidR="00526BE0" w:rsidRDefault="00526BE0" w:rsidP="00526BE0">
      <w:pPr>
        <w:jc w:val="center"/>
        <w:rPr>
          <w:rFonts w:ascii="Times New Roman" w:hAnsi="Times New Roman" w:cs="Times New Roman"/>
          <w:b/>
        </w:rPr>
      </w:pPr>
      <w:r>
        <w:rPr>
          <w:rFonts w:ascii="Times New Roman" w:hAnsi="Times New Roman" w:cs="Times New Roman"/>
          <w:b/>
        </w:rPr>
        <w:t>Ventura, California</w:t>
      </w:r>
    </w:p>
    <w:p w14:paraId="421B37DC" w14:textId="77777777" w:rsidR="00526BE0" w:rsidRDefault="00526BE0" w:rsidP="00526BE0">
      <w:pPr>
        <w:jc w:val="center"/>
        <w:rPr>
          <w:rFonts w:ascii="Times New Roman" w:hAnsi="Times New Roman" w:cs="Times New Roman"/>
          <w:b/>
        </w:rPr>
      </w:pPr>
      <w:r>
        <w:rPr>
          <w:rFonts w:ascii="Times New Roman" w:hAnsi="Times New Roman" w:cs="Times New Roman"/>
          <w:b/>
        </w:rPr>
        <w:t>Cooperative Agreement Award #F12AC00683</w:t>
      </w:r>
    </w:p>
    <w:p w14:paraId="293AD8AD" w14:textId="7A2B6732" w:rsidR="00526BE0" w:rsidRDefault="00526BE0" w:rsidP="00526BE0">
      <w:pPr>
        <w:jc w:val="center"/>
        <w:rPr>
          <w:rFonts w:ascii="Times New Roman" w:hAnsi="Times New Roman" w:cs="Times New Roman"/>
          <w:b/>
        </w:rPr>
      </w:pPr>
      <w:r>
        <w:rPr>
          <w:rFonts w:ascii="Times New Roman" w:hAnsi="Times New Roman" w:cs="Times New Roman"/>
          <w:b/>
        </w:rPr>
        <w:t xml:space="preserve">Project Officer:  Kristie </w:t>
      </w:r>
      <w:proofErr w:type="spellStart"/>
      <w:r>
        <w:rPr>
          <w:rFonts w:ascii="Times New Roman" w:hAnsi="Times New Roman" w:cs="Times New Roman"/>
          <w:b/>
        </w:rPr>
        <w:t>Scarazzo</w:t>
      </w:r>
      <w:proofErr w:type="spellEnd"/>
    </w:p>
    <w:p w14:paraId="519731F3" w14:textId="77777777" w:rsidR="00526BE0" w:rsidRDefault="00526BE0" w:rsidP="00526BE0">
      <w:pPr>
        <w:jc w:val="center"/>
        <w:rPr>
          <w:rFonts w:ascii="Times New Roman" w:hAnsi="Times New Roman" w:cs="Times New Roman"/>
          <w:b/>
        </w:rPr>
      </w:pPr>
    </w:p>
    <w:p w14:paraId="67CAA7CB" w14:textId="42910EF6" w:rsidR="00526BE0" w:rsidRDefault="00526BE0" w:rsidP="00526BE0">
      <w:pPr>
        <w:jc w:val="center"/>
        <w:rPr>
          <w:rFonts w:ascii="Times New Roman" w:hAnsi="Times New Roman" w:cs="Times New Roman"/>
          <w:b/>
        </w:rPr>
      </w:pPr>
      <w:r>
        <w:rPr>
          <w:rFonts w:ascii="Times New Roman" w:hAnsi="Times New Roman" w:cs="Times New Roman"/>
          <w:b/>
        </w:rPr>
        <w:t>December 2019</w:t>
      </w:r>
    </w:p>
    <w:p w14:paraId="6493F5FA" w14:textId="77777777" w:rsidR="00526BE0" w:rsidRDefault="00526BE0" w:rsidP="00526BE0">
      <w:pPr>
        <w:jc w:val="center"/>
        <w:rPr>
          <w:rFonts w:ascii="Times New Roman" w:hAnsi="Times New Roman" w:cs="Times New Roman"/>
          <w:b/>
        </w:rPr>
      </w:pPr>
    </w:p>
    <w:p w14:paraId="1B5072DB" w14:textId="77777777" w:rsidR="00526BE0" w:rsidRDefault="00526BE0" w:rsidP="00526BE0">
      <w:pPr>
        <w:jc w:val="center"/>
        <w:rPr>
          <w:rFonts w:ascii="Times New Roman" w:hAnsi="Times New Roman" w:cs="Times New Roman"/>
          <w:b/>
        </w:rPr>
      </w:pPr>
    </w:p>
    <w:p w14:paraId="54DFBE06" w14:textId="7852F8C6" w:rsidR="000F6D0D" w:rsidRDefault="000F6D0D">
      <w:pPr>
        <w:rPr>
          <w:rFonts w:ascii="Times New Roman" w:eastAsiaTheme="minorEastAsia" w:hAnsi="Times New Roman" w:cs="Times New Roman"/>
          <w:b/>
          <w:sz w:val="24"/>
          <w:szCs w:val="24"/>
          <w:lang w:eastAsia="ja-JP"/>
        </w:rPr>
      </w:pPr>
    </w:p>
    <w:p w14:paraId="2B96B750" w14:textId="77777777" w:rsidR="00526BE0" w:rsidRDefault="00526BE0" w:rsidP="00CB741A">
      <w:pPr>
        <w:pStyle w:val="NoSpacing"/>
        <w:contextualSpacing/>
        <w:rPr>
          <w:rFonts w:ascii="Times New Roman" w:hAnsi="Times New Roman" w:cs="Times New Roman"/>
          <w:b/>
        </w:rPr>
      </w:pPr>
      <w:r>
        <w:rPr>
          <w:rFonts w:ascii="Times New Roman" w:hAnsi="Times New Roman" w:cs="Times New Roman"/>
          <w:b/>
        </w:rPr>
        <w:br w:type="page"/>
      </w:r>
    </w:p>
    <w:p w14:paraId="419F9B49" w14:textId="443E7837" w:rsidR="00CB741A" w:rsidRDefault="00CB741A" w:rsidP="00CB741A">
      <w:pPr>
        <w:pStyle w:val="NoSpacing"/>
        <w:contextualSpacing/>
        <w:rPr>
          <w:rFonts w:ascii="Times New Roman" w:hAnsi="Times New Roman" w:cs="Times New Roman"/>
          <w:b/>
        </w:rPr>
      </w:pPr>
      <w:r>
        <w:rPr>
          <w:rFonts w:ascii="Times New Roman" w:hAnsi="Times New Roman" w:cs="Times New Roman"/>
          <w:b/>
        </w:rPr>
        <w:lastRenderedPageBreak/>
        <w:t>Introduction</w:t>
      </w:r>
    </w:p>
    <w:p w14:paraId="231513AB" w14:textId="77777777" w:rsidR="00CB741A" w:rsidRDefault="00CB741A" w:rsidP="00942CB4">
      <w:pPr>
        <w:widowControl w:val="0"/>
        <w:autoSpaceDE w:val="0"/>
        <w:autoSpaceDN w:val="0"/>
        <w:adjustRightInd w:val="0"/>
        <w:spacing w:after="240"/>
        <w:ind w:firstLine="720"/>
        <w:contextualSpacing/>
        <w:rPr>
          <w:rFonts w:ascii="Times New Roman" w:hAnsi="Times New Roman" w:cs="Times New Roman"/>
          <w:sz w:val="24"/>
          <w:szCs w:val="24"/>
        </w:rPr>
      </w:pPr>
      <w:r w:rsidRPr="00290965">
        <w:rPr>
          <w:rFonts w:ascii="Times New Roman" w:hAnsi="Times New Roman" w:cs="Times New Roman"/>
          <w:i/>
          <w:sz w:val="24"/>
          <w:szCs w:val="24"/>
        </w:rPr>
        <w:t>Lupinus nipomensis</w:t>
      </w:r>
      <w:r w:rsidRPr="00290965">
        <w:rPr>
          <w:rFonts w:ascii="Times New Roman" w:hAnsi="Times New Roman" w:cs="Times New Roman"/>
          <w:sz w:val="24"/>
          <w:szCs w:val="24"/>
        </w:rPr>
        <w:t xml:space="preserve"> is a federally endangered annual species of lupine that is endemic to coastal dunes in San Luis Obispo County, California. It grows as a basal rosette reaching 10-20 cm in height with somewhat succulent leaves and stems (</w:t>
      </w:r>
      <w:proofErr w:type="spellStart"/>
      <w:r w:rsidRPr="00290965">
        <w:rPr>
          <w:rFonts w:ascii="Times New Roman" w:hAnsi="Times New Roman" w:cs="Times New Roman"/>
          <w:sz w:val="24"/>
          <w:szCs w:val="24"/>
        </w:rPr>
        <w:t>Sholars</w:t>
      </w:r>
      <w:proofErr w:type="spellEnd"/>
      <w:r w:rsidRPr="00290965">
        <w:rPr>
          <w:rFonts w:ascii="Times New Roman" w:hAnsi="Times New Roman" w:cs="Times New Roman"/>
          <w:sz w:val="24"/>
          <w:szCs w:val="24"/>
        </w:rPr>
        <w:t xml:space="preserve"> 2016).</w:t>
      </w:r>
      <w:r w:rsidRPr="00290965">
        <w:rPr>
          <w:rFonts w:ascii="Times New Roman" w:hAnsi="Times New Roman" w:cs="Times New Roman"/>
          <w:i/>
          <w:sz w:val="24"/>
          <w:szCs w:val="24"/>
        </w:rPr>
        <w:t xml:space="preserve"> L. nipomensis</w:t>
      </w:r>
      <w:r w:rsidRPr="00290965">
        <w:rPr>
          <w:rFonts w:ascii="Times New Roman" w:hAnsi="Times New Roman" w:cs="Times New Roman"/>
          <w:sz w:val="24"/>
          <w:szCs w:val="24"/>
        </w:rPr>
        <w:t xml:space="preserve"> produces standard </w:t>
      </w:r>
      <w:proofErr w:type="spellStart"/>
      <w:r w:rsidRPr="00290965">
        <w:rPr>
          <w:rFonts w:ascii="Times New Roman" w:hAnsi="Times New Roman" w:cs="Times New Roman"/>
          <w:sz w:val="24"/>
          <w:szCs w:val="24"/>
        </w:rPr>
        <w:t>papilinoid</w:t>
      </w:r>
      <w:proofErr w:type="spellEnd"/>
      <w:r w:rsidRPr="00290965">
        <w:rPr>
          <w:rFonts w:ascii="Times New Roman" w:hAnsi="Times New Roman" w:cs="Times New Roman"/>
          <w:sz w:val="24"/>
          <w:szCs w:val="24"/>
        </w:rPr>
        <w:t xml:space="preserve"> flowers which fruits with dehiscent pods as they mature, with an average of 3-5 seeds per pod. Within the dune complex </w:t>
      </w:r>
      <w:r w:rsidRPr="00290965">
        <w:rPr>
          <w:rFonts w:ascii="Times New Roman" w:hAnsi="Times New Roman" w:cs="Times New Roman"/>
          <w:i/>
          <w:sz w:val="24"/>
          <w:szCs w:val="24"/>
        </w:rPr>
        <w:t>L. nipomensis</w:t>
      </w:r>
      <w:r w:rsidRPr="00290965">
        <w:rPr>
          <w:rFonts w:ascii="Times New Roman" w:hAnsi="Times New Roman" w:cs="Times New Roman"/>
          <w:sz w:val="24"/>
          <w:szCs w:val="24"/>
        </w:rPr>
        <w:t xml:space="preserve"> was historically observed in back dunes and occasionally in inter-dune habitat. The loss of coastal back dune habitat has restricted the range of</w:t>
      </w:r>
      <w:r w:rsidRPr="00290965">
        <w:rPr>
          <w:rFonts w:ascii="Times New Roman" w:hAnsi="Times New Roman" w:cs="Times New Roman"/>
          <w:i/>
          <w:sz w:val="24"/>
          <w:szCs w:val="24"/>
        </w:rPr>
        <w:t xml:space="preserve"> L. nipomensis</w:t>
      </w:r>
      <w:r w:rsidRPr="00290965">
        <w:rPr>
          <w:rFonts w:ascii="Times New Roman" w:hAnsi="Times New Roman" w:cs="Times New Roman"/>
          <w:sz w:val="24"/>
          <w:szCs w:val="24"/>
        </w:rPr>
        <w:t xml:space="preserve"> to a 2mi</w:t>
      </w:r>
      <w:r w:rsidRPr="00290965">
        <w:rPr>
          <w:rFonts w:ascii="Times New Roman" w:hAnsi="Times New Roman" w:cs="Times New Roman"/>
          <w:sz w:val="24"/>
          <w:szCs w:val="24"/>
          <w:vertAlign w:val="superscript"/>
        </w:rPr>
        <w:t>2</w:t>
      </w:r>
      <w:r w:rsidRPr="00290965">
        <w:rPr>
          <w:rFonts w:ascii="Times New Roman" w:hAnsi="Times New Roman" w:cs="Times New Roman"/>
          <w:sz w:val="24"/>
          <w:szCs w:val="24"/>
        </w:rPr>
        <w:t xml:space="preserve"> area along the central California coast in the Guadalupe-Nipomo Dune Complex (</w:t>
      </w:r>
      <w:r w:rsidRPr="00290965">
        <w:rPr>
          <w:rFonts w:ascii="Times New Roman" w:hAnsi="Times New Roman" w:cs="Times New Roman"/>
          <w:b/>
          <w:sz w:val="24"/>
          <w:szCs w:val="24"/>
        </w:rPr>
        <w:t>Fig</w:t>
      </w:r>
      <w:r w:rsidRPr="00290965">
        <w:rPr>
          <w:rFonts w:ascii="Times New Roman" w:hAnsi="Times New Roman" w:cs="Times New Roman"/>
          <w:sz w:val="24"/>
          <w:szCs w:val="24"/>
        </w:rPr>
        <w:t xml:space="preserve">. 1; Wilken 2009; Skinner and Pavlik 1994). Since 2000 it has been listed as an endangered species and conservation efforts have been ongoing (Clark, 2000). </w:t>
      </w:r>
    </w:p>
    <w:p w14:paraId="7AA039EB" w14:textId="77777777" w:rsidR="00942CB4" w:rsidRDefault="00942CB4" w:rsidP="00942CB4">
      <w:pPr>
        <w:widowControl w:val="0"/>
        <w:autoSpaceDE w:val="0"/>
        <w:autoSpaceDN w:val="0"/>
        <w:adjustRightInd w:val="0"/>
        <w:spacing w:after="240"/>
        <w:ind w:firstLine="720"/>
        <w:contextualSpacing/>
        <w:rPr>
          <w:rFonts w:ascii="Times New Roman" w:hAnsi="Times New Roman" w:cs="Times New Roman"/>
          <w:sz w:val="24"/>
          <w:szCs w:val="24"/>
        </w:rPr>
      </w:pPr>
      <w:r>
        <w:rPr>
          <w:rFonts w:ascii="Times New Roman" w:hAnsi="Times New Roman" w:cs="Times New Roman"/>
          <w:sz w:val="24"/>
          <w:szCs w:val="24"/>
        </w:rPr>
        <w:t xml:space="preserve">In 2015, The Cheadle Center for Biodiversity and Ecological Restoration began an </w:t>
      </w:r>
      <w:proofErr w:type="spellStart"/>
      <w:r>
        <w:rPr>
          <w:rFonts w:ascii="Times New Roman" w:hAnsi="Times New Roman" w:cs="Times New Roman"/>
          <w:sz w:val="24"/>
          <w:szCs w:val="24"/>
        </w:rPr>
        <w:t>outplanting</w:t>
      </w:r>
      <w:proofErr w:type="spellEnd"/>
      <w:r>
        <w:rPr>
          <w:rFonts w:ascii="Times New Roman" w:hAnsi="Times New Roman" w:cs="Times New Roman"/>
          <w:sz w:val="24"/>
          <w:szCs w:val="24"/>
        </w:rPr>
        <w:t xml:space="preserve"> experiment that received a second seed treatment in 2016 at Black Lake Ecological Area. All </w:t>
      </w:r>
      <w:proofErr w:type="spellStart"/>
      <w:r>
        <w:rPr>
          <w:rFonts w:ascii="Times New Roman" w:hAnsi="Times New Roman" w:cs="Times New Roman"/>
          <w:sz w:val="24"/>
          <w:szCs w:val="24"/>
        </w:rPr>
        <w:t>outplanted</w:t>
      </w:r>
      <w:proofErr w:type="spellEnd"/>
      <w:r>
        <w:rPr>
          <w:rFonts w:ascii="Times New Roman" w:hAnsi="Times New Roman" w:cs="Times New Roman"/>
          <w:sz w:val="24"/>
          <w:szCs w:val="24"/>
        </w:rPr>
        <w:t xml:space="preserve"> plots were monitored annually with ongoing effort. This report will provide information about the 2018-2019 monitoring efforts.</w:t>
      </w:r>
    </w:p>
    <w:p w14:paraId="6FDAF26A" w14:textId="77777777" w:rsidR="00CB741A" w:rsidRPr="00290965" w:rsidRDefault="00CB741A" w:rsidP="00CB741A">
      <w:pPr>
        <w:widowControl w:val="0"/>
        <w:autoSpaceDE w:val="0"/>
        <w:autoSpaceDN w:val="0"/>
        <w:adjustRightInd w:val="0"/>
        <w:spacing w:before="240" w:after="240"/>
        <w:contextualSpacing/>
        <w:rPr>
          <w:rFonts w:ascii="Times New Roman" w:hAnsi="Times New Roman" w:cs="Times New Roman"/>
          <w:sz w:val="24"/>
          <w:szCs w:val="24"/>
        </w:rPr>
      </w:pPr>
      <w:r w:rsidRPr="00BB6B22">
        <w:rPr>
          <w:rFonts w:ascii="Times New Roman" w:hAnsi="Times New Roman" w:cs="Times New Roman"/>
          <w:noProof/>
          <w:sz w:val="24"/>
          <w:szCs w:val="24"/>
        </w:rPr>
        <w:drawing>
          <wp:inline distT="0" distB="0" distL="0" distR="0" wp14:anchorId="0497DF49" wp14:editId="515D9AA2">
            <wp:extent cx="5943600" cy="4559032"/>
            <wp:effectExtent l="19050" t="0" r="0" b="0"/>
            <wp:docPr id="35" name="Picture 1" descr="CAzoomedtoSL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zoomedtoSLO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559032"/>
                    </a:xfrm>
                    <a:prstGeom prst="rect">
                      <a:avLst/>
                    </a:prstGeom>
                    <a:noFill/>
                    <a:ln>
                      <a:noFill/>
                    </a:ln>
                  </pic:spPr>
                </pic:pic>
              </a:graphicData>
            </a:graphic>
          </wp:inline>
        </w:drawing>
      </w:r>
      <w:r w:rsidRPr="00CB741A">
        <w:rPr>
          <w:rFonts w:ascii="Times New Roman" w:hAnsi="Times New Roman" w:cs="Times New Roman"/>
          <w:b/>
          <w:sz w:val="20"/>
          <w:szCs w:val="32"/>
        </w:rPr>
        <w:t>Fig. 1</w:t>
      </w:r>
      <w:r w:rsidRPr="00CB741A">
        <w:rPr>
          <w:rFonts w:ascii="Times New Roman" w:hAnsi="Times New Roman" w:cs="Times New Roman"/>
          <w:sz w:val="20"/>
          <w:szCs w:val="32"/>
        </w:rPr>
        <w:t xml:space="preserve"> </w:t>
      </w:r>
      <w:r w:rsidRPr="00CB741A">
        <w:rPr>
          <w:rFonts w:ascii="Times New Roman" w:hAnsi="Times New Roman" w:cs="Times New Roman"/>
          <w:i/>
          <w:sz w:val="20"/>
          <w:szCs w:val="32"/>
        </w:rPr>
        <w:t>Lupinus nipomensis</w:t>
      </w:r>
      <w:r w:rsidRPr="00CB741A">
        <w:rPr>
          <w:rFonts w:ascii="Times New Roman" w:hAnsi="Times New Roman" w:cs="Times New Roman"/>
          <w:sz w:val="20"/>
          <w:szCs w:val="32"/>
        </w:rPr>
        <w:t xml:space="preserve"> microhabitat study area. A) </w:t>
      </w:r>
      <w:r w:rsidRPr="00CB741A">
        <w:rPr>
          <w:rFonts w:ascii="Times New Roman" w:hAnsi="Times New Roman" w:cs="Times New Roman"/>
          <w:i/>
          <w:sz w:val="20"/>
          <w:szCs w:val="32"/>
        </w:rPr>
        <w:t>Lupinus nipomensis</w:t>
      </w:r>
      <w:r w:rsidRPr="00CB741A">
        <w:rPr>
          <w:rFonts w:ascii="Times New Roman" w:hAnsi="Times New Roman" w:cs="Times New Roman"/>
          <w:sz w:val="20"/>
          <w:szCs w:val="32"/>
        </w:rPr>
        <w:t xml:space="preserve"> is endemic to San Luis Obispo County (outlined in purple), which is located in Southern California north of Sana Barbara County. B) The study area is located in Blake Lake Ecological Area, which is along the southwest coast of San Luis Obispo County.</w:t>
      </w:r>
    </w:p>
    <w:p w14:paraId="3D92CB10" w14:textId="77777777" w:rsidR="00942CB4" w:rsidRPr="00942CB4" w:rsidRDefault="00942CB4" w:rsidP="00942CB4">
      <w:pPr>
        <w:pStyle w:val="NoSpacing"/>
        <w:contextualSpacing/>
        <w:rPr>
          <w:rFonts w:ascii="Times New Roman" w:hAnsi="Times New Roman" w:cs="Times New Roman"/>
          <w:b/>
        </w:rPr>
      </w:pPr>
      <w:r w:rsidRPr="00290965">
        <w:rPr>
          <w:rFonts w:ascii="Times New Roman" w:hAnsi="Times New Roman" w:cs="Times New Roman"/>
          <w:b/>
        </w:rPr>
        <w:t>Methods</w:t>
      </w:r>
    </w:p>
    <w:p w14:paraId="4384F6B6" w14:textId="77777777" w:rsidR="00CB741A" w:rsidRPr="00290965" w:rsidRDefault="00CB741A" w:rsidP="00CB741A">
      <w:pPr>
        <w:pStyle w:val="NoSpacing"/>
        <w:spacing w:line="276" w:lineRule="auto"/>
        <w:contextualSpacing/>
        <w:rPr>
          <w:rFonts w:ascii="Times New Roman" w:hAnsi="Times New Roman" w:cs="Times New Roman"/>
          <w:i/>
        </w:rPr>
      </w:pPr>
      <w:r w:rsidRPr="00290965">
        <w:rPr>
          <w:rFonts w:ascii="Times New Roman" w:hAnsi="Times New Roman" w:cs="Times New Roman"/>
          <w:i/>
        </w:rPr>
        <w:lastRenderedPageBreak/>
        <w:t>Seed Source and Area Description</w:t>
      </w:r>
    </w:p>
    <w:p w14:paraId="5EF96C0C" w14:textId="216DD797" w:rsidR="00CB741A" w:rsidRDefault="00CB741A" w:rsidP="00CB741A">
      <w:pPr>
        <w:widowControl w:val="0"/>
        <w:autoSpaceDE w:val="0"/>
        <w:autoSpaceDN w:val="0"/>
        <w:adjustRightInd w:val="0"/>
        <w:spacing w:after="240"/>
        <w:ind w:firstLine="720"/>
        <w:contextualSpacing/>
        <w:rPr>
          <w:rFonts w:ascii="Times New Roman" w:hAnsi="Times New Roman" w:cs="Times New Roman"/>
          <w:sz w:val="24"/>
          <w:szCs w:val="24"/>
        </w:rPr>
      </w:pPr>
      <w:r w:rsidRPr="00290965">
        <w:rPr>
          <w:rFonts w:ascii="Times New Roman" w:hAnsi="Times New Roman" w:cs="Times New Roman"/>
          <w:sz w:val="24"/>
          <w:szCs w:val="24"/>
        </w:rPr>
        <w:t xml:space="preserve">Seeds were collected from wild </w:t>
      </w:r>
      <w:r w:rsidRPr="00290965">
        <w:rPr>
          <w:rFonts w:ascii="Times New Roman" w:hAnsi="Times New Roman" w:cs="Times New Roman"/>
          <w:i/>
          <w:sz w:val="24"/>
          <w:szCs w:val="24"/>
        </w:rPr>
        <w:t xml:space="preserve">Lupinus nipomensis </w:t>
      </w:r>
      <w:r w:rsidRPr="00290965">
        <w:rPr>
          <w:rFonts w:ascii="Times New Roman" w:hAnsi="Times New Roman" w:cs="Times New Roman"/>
          <w:sz w:val="24"/>
          <w:szCs w:val="24"/>
        </w:rPr>
        <w:t xml:space="preserve">populations on the Nipomo Mesa by the Santa Barbara Botanical Garden in 2005. Seeds from 2005 were collected from a random sample of individuals in all known colonies, limited to 5% take sanctioned by USFWS permitting and stored in cool, dry conditions at the Botanic Garden. In 2012, wild collected seeds were germinated via cold stratification (including scarification) and grown by the Cheadle Center for Biodiversity and Ecological Restoration (CCBER) to increase the seed stock. All individuals collected in 2005 had ten seeds from every individual started in 2012 outdoors in a mix of native dune sand and potting soil. Plants received weekly watering throughout until senescence and seeds were collected as seed pods dehisced. All seeds were handled and stored based on standard protocol from the Center for Plant Conservation adapted by Rancho Santa Ana Botanical Garden for California. Seeds used in this </w:t>
      </w:r>
      <w:proofErr w:type="spellStart"/>
      <w:r w:rsidRPr="00290965">
        <w:rPr>
          <w:rFonts w:ascii="Times New Roman" w:hAnsi="Times New Roman" w:cs="Times New Roman"/>
          <w:sz w:val="24"/>
          <w:szCs w:val="24"/>
        </w:rPr>
        <w:t>outplanting</w:t>
      </w:r>
      <w:proofErr w:type="spellEnd"/>
      <w:r w:rsidRPr="00290965">
        <w:rPr>
          <w:rFonts w:ascii="Times New Roman" w:hAnsi="Times New Roman" w:cs="Times New Roman"/>
          <w:sz w:val="24"/>
          <w:szCs w:val="24"/>
        </w:rPr>
        <w:t xml:space="preserve"> experiment were from the seed bulking effort in 2012. Seeds were randomly selected by parent using a random number generator from 2012 parents to create seed packets with 20 seeds per pack for the experiment.  </w:t>
      </w:r>
    </w:p>
    <w:p w14:paraId="0DF47E52" w14:textId="77777777" w:rsidR="00A41F0C" w:rsidRPr="00290965" w:rsidRDefault="00A41F0C" w:rsidP="00A41F0C">
      <w:pPr>
        <w:widowControl w:val="0"/>
        <w:autoSpaceDE w:val="0"/>
        <w:autoSpaceDN w:val="0"/>
        <w:adjustRightInd w:val="0"/>
        <w:spacing w:after="240"/>
        <w:contextualSpacing/>
        <w:rPr>
          <w:rFonts w:ascii="Times New Roman" w:hAnsi="Times New Roman" w:cs="Times New Roman"/>
          <w:sz w:val="24"/>
          <w:szCs w:val="24"/>
        </w:rPr>
      </w:pPr>
    </w:p>
    <w:p w14:paraId="21B2F096" w14:textId="77777777" w:rsidR="00CB741A" w:rsidRDefault="00CB741A" w:rsidP="00CB741A">
      <w:pPr>
        <w:widowControl w:val="0"/>
        <w:autoSpaceDE w:val="0"/>
        <w:autoSpaceDN w:val="0"/>
        <w:adjustRightInd w:val="0"/>
        <w:spacing w:after="240"/>
        <w:contextual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F020BA7" wp14:editId="5C85AE21">
            <wp:extent cx="5943600" cy="2840164"/>
            <wp:effectExtent l="19050" t="0" r="0" b="0"/>
            <wp:docPr id="3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9" cstate="print">
                      <a:extLst>
                        <a:ext uri="{28A0092B-C50C-407E-A947-70E740481C1C}">
                          <a14:useLocalDpi xmlns:a14="http://schemas.microsoft.com/office/drawing/2010/main" val="0"/>
                        </a:ext>
                      </a:extLst>
                    </a:blip>
                    <a:srcRect b="28157"/>
                    <a:stretch/>
                  </pic:blipFill>
                  <pic:spPr bwMode="auto">
                    <a:xfrm>
                      <a:off x="0" y="0"/>
                      <a:ext cx="5943600" cy="2840164"/>
                    </a:xfrm>
                    <a:prstGeom prst="rect">
                      <a:avLst/>
                    </a:prstGeom>
                    <a:ln>
                      <a:noFill/>
                    </a:ln>
                    <a:extLst>
                      <a:ext uri="{53640926-AAD7-44d8-BBD7-CCE9431645EC}">
                        <a14:shadowObscured xmlns:a14="http://schemas.microsoft.com/office/drawing/2010/main"/>
                      </a:ext>
                    </a:extLst>
                  </pic:spPr>
                </pic:pic>
              </a:graphicData>
            </a:graphic>
          </wp:inline>
        </w:drawing>
      </w:r>
    </w:p>
    <w:p w14:paraId="68C4775E" w14:textId="77777777" w:rsidR="00CB741A" w:rsidRPr="00CB741A" w:rsidRDefault="00CB741A" w:rsidP="00CB741A">
      <w:pPr>
        <w:widowControl w:val="0"/>
        <w:autoSpaceDE w:val="0"/>
        <w:autoSpaceDN w:val="0"/>
        <w:adjustRightInd w:val="0"/>
        <w:spacing w:after="240"/>
        <w:rPr>
          <w:rFonts w:ascii="Times New Roman" w:hAnsi="Times New Roman" w:cs="Times New Roman"/>
          <w:sz w:val="20"/>
          <w:szCs w:val="20"/>
        </w:rPr>
      </w:pPr>
      <w:r w:rsidRPr="00CB741A">
        <w:rPr>
          <w:rFonts w:ascii="Times New Roman" w:hAnsi="Times New Roman" w:cs="Times New Roman"/>
          <w:b/>
          <w:sz w:val="20"/>
          <w:szCs w:val="20"/>
        </w:rPr>
        <w:t>Fig. 2</w:t>
      </w:r>
      <w:r w:rsidRPr="00CB741A">
        <w:rPr>
          <w:rFonts w:ascii="Times New Roman" w:hAnsi="Times New Roman" w:cs="Times New Roman"/>
          <w:sz w:val="20"/>
          <w:szCs w:val="20"/>
        </w:rPr>
        <w:t xml:space="preserve"> A picture of the three different types of cages used for the caging treatments. From left to right: the no cage treatment (4 rebar posts), the small cage (0.25in</w:t>
      </w:r>
      <w:r w:rsidRPr="00CB741A">
        <w:rPr>
          <w:rFonts w:ascii="Times New Roman" w:hAnsi="Times New Roman" w:cs="Times New Roman"/>
          <w:sz w:val="20"/>
          <w:szCs w:val="20"/>
          <w:vertAlign w:val="superscript"/>
        </w:rPr>
        <w:t>2</w:t>
      </w:r>
      <w:r w:rsidRPr="00CB741A">
        <w:rPr>
          <w:rFonts w:ascii="Times New Roman" w:hAnsi="Times New Roman" w:cs="Times New Roman"/>
          <w:sz w:val="20"/>
          <w:szCs w:val="20"/>
        </w:rPr>
        <w:t xml:space="preserve"> hardware cloth wrapped around 4 rebar posts and 0.25in</w:t>
      </w:r>
      <w:r w:rsidRPr="00CB741A">
        <w:rPr>
          <w:rFonts w:ascii="Times New Roman" w:hAnsi="Times New Roman" w:cs="Times New Roman"/>
          <w:sz w:val="20"/>
          <w:szCs w:val="20"/>
          <w:vertAlign w:val="superscript"/>
        </w:rPr>
        <w:t>2</w:t>
      </w:r>
      <w:r w:rsidRPr="00CB741A">
        <w:rPr>
          <w:rFonts w:ascii="Times New Roman" w:hAnsi="Times New Roman" w:cs="Times New Roman"/>
          <w:i/>
          <w:sz w:val="20"/>
          <w:szCs w:val="20"/>
          <w:vertAlign w:val="superscript"/>
        </w:rPr>
        <w:t xml:space="preserve"> </w:t>
      </w:r>
      <w:r w:rsidRPr="00CB741A">
        <w:rPr>
          <w:rFonts w:ascii="Times New Roman" w:hAnsi="Times New Roman" w:cs="Times New Roman"/>
          <w:sz w:val="20"/>
          <w:szCs w:val="20"/>
        </w:rPr>
        <w:t>hardware cloth as a top), and the big cage (0.25in</w:t>
      </w:r>
      <w:r w:rsidRPr="00CB741A">
        <w:rPr>
          <w:rFonts w:ascii="Times New Roman" w:hAnsi="Times New Roman" w:cs="Times New Roman"/>
          <w:sz w:val="20"/>
          <w:szCs w:val="20"/>
          <w:vertAlign w:val="superscript"/>
        </w:rPr>
        <w:t>2</w:t>
      </w:r>
      <w:r w:rsidRPr="00CB741A">
        <w:rPr>
          <w:rFonts w:ascii="Times New Roman" w:hAnsi="Times New Roman" w:cs="Times New Roman"/>
          <w:sz w:val="20"/>
          <w:szCs w:val="20"/>
        </w:rPr>
        <w:t xml:space="preserve"> hardware cloth wrapped around 4 rebar posts and 2x4in hardware cloth as a top).</w:t>
      </w:r>
    </w:p>
    <w:p w14:paraId="542438EC" w14:textId="77777777" w:rsidR="00CB741A" w:rsidRDefault="00CB741A" w:rsidP="00CB741A">
      <w:pPr>
        <w:widowControl w:val="0"/>
        <w:autoSpaceDE w:val="0"/>
        <w:autoSpaceDN w:val="0"/>
        <w:adjustRightInd w:val="0"/>
        <w:spacing w:after="240"/>
        <w:contextualSpacing/>
        <w:rPr>
          <w:rFonts w:ascii="Times New Roman" w:hAnsi="Times New Roman" w:cs="Times New Roman"/>
          <w:sz w:val="24"/>
          <w:szCs w:val="24"/>
        </w:rPr>
      </w:pPr>
      <w:r>
        <w:rPr>
          <w:rFonts w:ascii="Times New Roman" w:hAnsi="Times New Roman" w:cs="Times New Roman"/>
          <w:sz w:val="24"/>
          <w:szCs w:val="24"/>
        </w:rPr>
        <w:tab/>
      </w:r>
      <w:r w:rsidRPr="00290965">
        <w:rPr>
          <w:rFonts w:ascii="Times New Roman" w:hAnsi="Times New Roman" w:cs="Times New Roman"/>
          <w:sz w:val="24"/>
          <w:szCs w:val="24"/>
        </w:rPr>
        <w:t>The experiment took place in Black Lake Ecological Area (35.056408, -120.604279), a back-dune ecosystem near Nipomo, CA in San Luis Obispo County (</w:t>
      </w:r>
      <w:r w:rsidRPr="00290965">
        <w:rPr>
          <w:rFonts w:ascii="Times New Roman" w:hAnsi="Times New Roman" w:cs="Times New Roman"/>
          <w:b/>
          <w:sz w:val="24"/>
          <w:szCs w:val="24"/>
        </w:rPr>
        <w:t>Fig</w:t>
      </w:r>
      <w:r w:rsidRPr="00290965">
        <w:rPr>
          <w:rFonts w:ascii="Times New Roman" w:hAnsi="Times New Roman" w:cs="Times New Roman"/>
          <w:sz w:val="24"/>
          <w:szCs w:val="24"/>
        </w:rPr>
        <w:t>. 1). Black Lake is characterized by a Mediterranean climate with wet, cool winters and dry, hot summers that are tempered by coastal fog events (</w:t>
      </w:r>
      <w:proofErr w:type="spellStart"/>
      <w:r w:rsidRPr="00290965">
        <w:rPr>
          <w:rFonts w:ascii="Times New Roman" w:hAnsi="Times New Roman" w:cs="Times New Roman"/>
          <w:sz w:val="24"/>
          <w:szCs w:val="24"/>
        </w:rPr>
        <w:t>Fayram</w:t>
      </w:r>
      <w:proofErr w:type="spellEnd"/>
      <w:r w:rsidRPr="00290965">
        <w:rPr>
          <w:rFonts w:ascii="Times New Roman" w:hAnsi="Times New Roman" w:cs="Times New Roman"/>
          <w:sz w:val="24"/>
          <w:szCs w:val="24"/>
        </w:rPr>
        <w:t xml:space="preserve"> and </w:t>
      </w:r>
      <w:proofErr w:type="spellStart"/>
      <w:r w:rsidRPr="00290965">
        <w:rPr>
          <w:rFonts w:ascii="Times New Roman" w:hAnsi="Times New Roman" w:cs="Times New Roman"/>
          <w:sz w:val="24"/>
          <w:szCs w:val="24"/>
        </w:rPr>
        <w:t>Fyre</w:t>
      </w:r>
      <w:proofErr w:type="spellEnd"/>
      <w:r w:rsidRPr="00290965">
        <w:rPr>
          <w:rFonts w:ascii="Times New Roman" w:hAnsi="Times New Roman" w:cs="Times New Roman"/>
          <w:sz w:val="24"/>
          <w:szCs w:val="24"/>
        </w:rPr>
        <w:t xml:space="preserve"> 2014). Back dunes are the oldest part of a dune complex where plant establishment has increased dune stability. They are characterized by low relief (25 m or less), sinuous dune ridges, and have higher plant diversity than the other parts of the dune complex (Buckler 1979; Miller et al. 2010). The soil profile of the back-dune area is </w:t>
      </w:r>
      <w:r w:rsidRPr="00290965">
        <w:rPr>
          <w:rFonts w:ascii="Times New Roman" w:hAnsi="Times New Roman" w:cs="Times New Roman"/>
          <w:sz w:val="24"/>
          <w:szCs w:val="24"/>
        </w:rPr>
        <w:lastRenderedPageBreak/>
        <w:t>fine sand (125-250</w:t>
      </w:r>
      <w:r w:rsidRPr="00290965">
        <w:rPr>
          <w:rFonts w:ascii="Times New Roman" w:hAnsi="Times New Roman" w:cs="Times New Roman"/>
          <w:color w:val="000000"/>
          <w:sz w:val="24"/>
          <w:szCs w:val="24"/>
          <w:shd w:val="clear" w:color="auto" w:fill="F9F9F9"/>
        </w:rPr>
        <w:t xml:space="preserve"> µm)</w:t>
      </w:r>
      <w:r w:rsidRPr="00290965">
        <w:rPr>
          <w:rFonts w:ascii="Times New Roman" w:hAnsi="Times New Roman" w:cs="Times New Roman"/>
          <w:sz w:val="24"/>
          <w:szCs w:val="24"/>
        </w:rPr>
        <w:t xml:space="preserve"> from 0 – 18 meters in the profile and has no hydric soils (Soil Survey Staff, 2016). The texture of the soil across the experimental area is sandy loam with a pH, electroconductivity (EC), and nutrient content (pH = 6.12, EC = 31.13, </w:t>
      </w:r>
      <w:proofErr w:type="spellStart"/>
      <w:r w:rsidRPr="00290965">
        <w:rPr>
          <w:rFonts w:ascii="Times New Roman" w:hAnsi="Times New Roman" w:cs="Times New Roman"/>
          <w:sz w:val="24"/>
          <w:szCs w:val="24"/>
        </w:rPr>
        <w:t>dS</w:t>
      </w:r>
      <w:proofErr w:type="spellEnd"/>
      <w:r w:rsidRPr="00290965">
        <w:rPr>
          <w:rFonts w:ascii="Times New Roman" w:hAnsi="Times New Roman" w:cs="Times New Roman"/>
          <w:sz w:val="24"/>
          <w:szCs w:val="24"/>
        </w:rPr>
        <w:t>, soil organic matter = 3.27 grams/100 gram of soil, % nitrogen = 0.0402% and % carbon = 0.7005%) characteristic of stabilized dunes (</w:t>
      </w:r>
      <w:proofErr w:type="spellStart"/>
      <w:r w:rsidRPr="00290965">
        <w:rPr>
          <w:rFonts w:ascii="Times New Roman" w:hAnsi="Times New Roman" w:cs="Times New Roman"/>
          <w:sz w:val="24"/>
          <w:szCs w:val="24"/>
        </w:rPr>
        <w:t>Provoost</w:t>
      </w:r>
      <w:proofErr w:type="spellEnd"/>
      <w:r w:rsidRPr="00290965">
        <w:rPr>
          <w:rFonts w:ascii="Times New Roman" w:hAnsi="Times New Roman" w:cs="Times New Roman"/>
          <w:sz w:val="24"/>
          <w:szCs w:val="24"/>
        </w:rPr>
        <w:t xml:space="preserve"> et al. 2004). There is an on-going effort to control the exotic veldt grass, </w:t>
      </w:r>
      <w:r w:rsidRPr="00290965">
        <w:rPr>
          <w:rFonts w:ascii="Times New Roman" w:hAnsi="Times New Roman" w:cs="Times New Roman"/>
          <w:i/>
          <w:sz w:val="24"/>
          <w:szCs w:val="24"/>
        </w:rPr>
        <w:t xml:space="preserve">E. </w:t>
      </w:r>
      <w:proofErr w:type="spellStart"/>
      <w:r w:rsidRPr="00290965">
        <w:rPr>
          <w:rFonts w:ascii="Times New Roman" w:hAnsi="Times New Roman" w:cs="Times New Roman"/>
          <w:i/>
          <w:sz w:val="24"/>
          <w:szCs w:val="24"/>
        </w:rPr>
        <w:t>calycina</w:t>
      </w:r>
      <w:proofErr w:type="spellEnd"/>
      <w:r w:rsidRPr="00290965">
        <w:rPr>
          <w:rFonts w:ascii="Times New Roman" w:hAnsi="Times New Roman" w:cs="Times New Roman"/>
          <w:i/>
          <w:sz w:val="24"/>
          <w:szCs w:val="24"/>
        </w:rPr>
        <w:t>,</w:t>
      </w:r>
      <w:r w:rsidRPr="00290965">
        <w:rPr>
          <w:rFonts w:ascii="Times New Roman" w:hAnsi="Times New Roman" w:cs="Times New Roman"/>
          <w:sz w:val="24"/>
          <w:szCs w:val="24"/>
        </w:rPr>
        <w:t xml:space="preserve"> population using a graminoid specific herbicide, </w:t>
      </w:r>
      <w:proofErr w:type="spellStart"/>
      <w:r w:rsidRPr="00290965">
        <w:rPr>
          <w:rFonts w:ascii="Times New Roman" w:hAnsi="Times New Roman" w:cs="Times New Roman"/>
          <w:sz w:val="24"/>
          <w:szCs w:val="24"/>
        </w:rPr>
        <w:t>Fusilade</w:t>
      </w:r>
      <w:proofErr w:type="spellEnd"/>
      <w:r w:rsidRPr="00290965">
        <w:rPr>
          <w:rFonts w:ascii="Times New Roman" w:hAnsi="Times New Roman" w:cs="Times New Roman"/>
          <w:sz w:val="24"/>
          <w:szCs w:val="24"/>
        </w:rPr>
        <w:t xml:space="preserve"> DX (</w:t>
      </w:r>
      <w:proofErr w:type="spellStart"/>
      <w:r w:rsidRPr="00290965">
        <w:rPr>
          <w:rFonts w:ascii="Times New Roman" w:hAnsi="Times New Roman" w:cs="Times New Roman"/>
          <w:sz w:val="24"/>
          <w:szCs w:val="24"/>
        </w:rPr>
        <w:t>fluazifop</w:t>
      </w:r>
      <w:proofErr w:type="spellEnd"/>
      <w:r w:rsidRPr="00290965">
        <w:rPr>
          <w:rFonts w:ascii="Times New Roman" w:hAnsi="Times New Roman" w:cs="Times New Roman"/>
          <w:sz w:val="24"/>
          <w:szCs w:val="24"/>
        </w:rPr>
        <w:t>-p-butyl). To minimize the effects of herbicide on the experiment, herbicide was not used within 50 feet of the experimental plots.</w:t>
      </w:r>
      <w:r>
        <w:rPr>
          <w:rFonts w:ascii="Times New Roman" w:hAnsi="Times New Roman" w:cs="Times New Roman"/>
          <w:sz w:val="24"/>
          <w:szCs w:val="24"/>
        </w:rPr>
        <w:t xml:space="preserve"> Precipitation and solar insolation data was taken from a nearby station, CIMIS #202, accessed online from University of California Agriculture and Natural Resources Statewide Integrated Pest Management Program (</w:t>
      </w:r>
      <w:hyperlink r:id="rId10" w:history="1">
        <w:r w:rsidRPr="00CB4ADA">
          <w:rPr>
            <w:rStyle w:val="Hyperlink"/>
            <w:rFonts w:ascii="Times New Roman" w:hAnsi="Times New Roman" w:cs="Times New Roman"/>
            <w:sz w:val="24"/>
            <w:szCs w:val="24"/>
          </w:rPr>
          <w:t>http://ipm.ucanr.edu/</w:t>
        </w:r>
      </w:hyperlink>
      <w:r>
        <w:rPr>
          <w:rFonts w:ascii="Times New Roman" w:hAnsi="Times New Roman" w:cs="Times New Roman"/>
          <w:sz w:val="24"/>
          <w:szCs w:val="24"/>
        </w:rPr>
        <w:t>).</w:t>
      </w:r>
    </w:p>
    <w:p w14:paraId="0CA8A588" w14:textId="77777777" w:rsidR="00CB741A" w:rsidRPr="00CB741A" w:rsidRDefault="00CB741A" w:rsidP="00CB741A">
      <w:pPr>
        <w:widowControl w:val="0"/>
        <w:autoSpaceDE w:val="0"/>
        <w:autoSpaceDN w:val="0"/>
        <w:adjustRightInd w:val="0"/>
        <w:spacing w:after="240"/>
        <w:rPr>
          <w:rFonts w:ascii="Times New Roman" w:hAnsi="Times New Roman" w:cs="Times New Roman"/>
          <w:sz w:val="20"/>
          <w:szCs w:val="20"/>
        </w:rPr>
      </w:pPr>
      <w:r w:rsidRPr="00CB741A">
        <w:rPr>
          <w:rFonts w:ascii="Times New Roman" w:hAnsi="Times New Roman" w:cs="Times New Roman"/>
          <w:b/>
          <w:noProof/>
          <w:sz w:val="20"/>
          <w:szCs w:val="20"/>
        </w:rPr>
        <w:drawing>
          <wp:inline distT="0" distB="0" distL="0" distR="0" wp14:anchorId="0F760521" wp14:editId="3DAF6DFF">
            <wp:extent cx="5934075" cy="4542155"/>
            <wp:effectExtent l="19050" t="19050" r="28575" b="10795"/>
            <wp:docPr id="37" name="Picture 1" descr="BLEA Map of Topo and Sow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EA Map of Topo and Sowing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34075" cy="4542155"/>
                    </a:xfrm>
                    <a:prstGeom prst="rect">
                      <a:avLst/>
                    </a:prstGeom>
                    <a:ln>
                      <a:solidFill>
                        <a:schemeClr val="tx1"/>
                      </a:solidFill>
                    </a:ln>
                  </pic:spPr>
                </pic:pic>
              </a:graphicData>
            </a:graphic>
          </wp:inline>
        </w:drawing>
      </w:r>
      <w:r w:rsidRPr="00CB741A">
        <w:rPr>
          <w:rFonts w:ascii="Times New Roman" w:hAnsi="Times New Roman" w:cs="Times New Roman"/>
          <w:b/>
          <w:sz w:val="20"/>
          <w:szCs w:val="20"/>
        </w:rPr>
        <w:t xml:space="preserve"> Fig. 3</w:t>
      </w:r>
      <w:r w:rsidRPr="00CB741A">
        <w:rPr>
          <w:rFonts w:ascii="Times New Roman" w:hAnsi="Times New Roman" w:cs="Times New Roman"/>
          <w:sz w:val="20"/>
          <w:szCs w:val="20"/>
        </w:rPr>
        <w:t xml:space="preserve"> The location of the five different aspect/slope treatments and the corresponding replicates in the Black Lake Ecological Area study site. The gentle south facing slope treatment is highlighted in pink, the swale no aspect treatment is highlighted in green, the steep south facing slope treatment is highlighted in blue, and the steep north facing slope is highlighted in orange. </w:t>
      </w:r>
    </w:p>
    <w:p w14:paraId="3CE3062F" w14:textId="77777777" w:rsidR="00CB741A" w:rsidRPr="00290965" w:rsidRDefault="00CB741A" w:rsidP="00CB741A">
      <w:pPr>
        <w:pStyle w:val="NoSpacing"/>
        <w:spacing w:line="276" w:lineRule="auto"/>
        <w:contextualSpacing/>
        <w:rPr>
          <w:rFonts w:ascii="Times New Roman" w:hAnsi="Times New Roman" w:cs="Times New Roman"/>
        </w:rPr>
      </w:pPr>
      <w:r w:rsidRPr="00290965">
        <w:rPr>
          <w:rFonts w:ascii="Times New Roman" w:hAnsi="Times New Roman" w:cs="Times New Roman"/>
          <w:i/>
        </w:rPr>
        <w:t>Experimental Treatments</w:t>
      </w:r>
    </w:p>
    <w:p w14:paraId="6C710041" w14:textId="77777777" w:rsidR="00CB741A" w:rsidRPr="00290965" w:rsidRDefault="00CB741A" w:rsidP="00CB741A">
      <w:pPr>
        <w:pStyle w:val="NoSpacing"/>
        <w:spacing w:line="276" w:lineRule="auto"/>
        <w:contextualSpacing/>
        <w:rPr>
          <w:rFonts w:ascii="Times New Roman" w:hAnsi="Times New Roman" w:cs="Times New Roman"/>
        </w:rPr>
      </w:pPr>
      <w:r w:rsidRPr="00290965">
        <w:rPr>
          <w:rFonts w:ascii="Times New Roman" w:hAnsi="Times New Roman" w:cs="Times New Roman"/>
        </w:rPr>
        <w:t>Aspect and Slope Treatment</w:t>
      </w:r>
    </w:p>
    <w:p w14:paraId="4623ACE2" w14:textId="77777777" w:rsidR="00CB741A" w:rsidRDefault="00CB741A" w:rsidP="00CB741A">
      <w:pPr>
        <w:widowControl w:val="0"/>
        <w:autoSpaceDE w:val="0"/>
        <w:autoSpaceDN w:val="0"/>
        <w:adjustRightInd w:val="0"/>
        <w:spacing w:after="240"/>
        <w:ind w:firstLine="720"/>
        <w:contextualSpacing/>
        <w:rPr>
          <w:rFonts w:ascii="Times New Roman" w:hAnsi="Times New Roman" w:cs="Times New Roman"/>
          <w:sz w:val="24"/>
          <w:szCs w:val="24"/>
        </w:rPr>
      </w:pPr>
      <w:r w:rsidRPr="00290965">
        <w:rPr>
          <w:rFonts w:ascii="Times New Roman" w:hAnsi="Times New Roman" w:cs="Times New Roman"/>
          <w:sz w:val="24"/>
          <w:szCs w:val="24"/>
        </w:rPr>
        <w:t xml:space="preserve">To determine if </w:t>
      </w:r>
      <w:r w:rsidRPr="00290965">
        <w:rPr>
          <w:rFonts w:ascii="Times New Roman" w:hAnsi="Times New Roman" w:cs="Times New Roman"/>
          <w:i/>
          <w:sz w:val="24"/>
          <w:szCs w:val="24"/>
        </w:rPr>
        <w:t>Lupinus nipomensis</w:t>
      </w:r>
      <w:r w:rsidRPr="00290965">
        <w:rPr>
          <w:rFonts w:ascii="Times New Roman" w:hAnsi="Times New Roman" w:cs="Times New Roman"/>
          <w:sz w:val="24"/>
          <w:szCs w:val="24"/>
        </w:rPr>
        <w:t xml:space="preserve"> preferred specific microhabitat conditions, we chose sites that varied in their slope and aspect. We chose slope and aspect because lupine species are </w:t>
      </w:r>
      <w:r w:rsidRPr="00290965">
        <w:rPr>
          <w:rFonts w:ascii="Times New Roman" w:hAnsi="Times New Roman" w:cs="Times New Roman"/>
          <w:sz w:val="24"/>
          <w:szCs w:val="24"/>
        </w:rPr>
        <w:lastRenderedPageBreak/>
        <w:t>known to be sensitive to water and light and both slope and aspect are known to impact the exposure of plants to these environmental variables (</w:t>
      </w:r>
      <w:proofErr w:type="spellStart"/>
      <w:r w:rsidRPr="00290965">
        <w:rPr>
          <w:rFonts w:ascii="Times New Roman" w:hAnsi="Times New Roman" w:cs="Times New Roman"/>
          <w:sz w:val="24"/>
          <w:szCs w:val="24"/>
        </w:rPr>
        <w:t>Braatne</w:t>
      </w:r>
      <w:proofErr w:type="spellEnd"/>
      <w:r w:rsidRPr="00290965">
        <w:rPr>
          <w:rFonts w:ascii="Times New Roman" w:hAnsi="Times New Roman" w:cs="Times New Roman"/>
          <w:sz w:val="24"/>
          <w:szCs w:val="24"/>
        </w:rPr>
        <w:t xml:space="preserve"> and Bliss 1999; Bennie et al. 2006). We had three slope treatments (steep slope, gentle slope and swale) and three aspect treatments (north facing, south facing, and no aspect). We crossed the aspect treatment with the slope treatment for a total of four different treatments: steep south facing, steep north facing, swale no aspect and gentle south facing. We could not include a north facing gentle slope because one did not exist within the experimental area. </w:t>
      </w:r>
    </w:p>
    <w:p w14:paraId="61AC29E6" w14:textId="77777777" w:rsidR="00CB741A" w:rsidRPr="00290965" w:rsidRDefault="00CB741A" w:rsidP="00CB741A">
      <w:pPr>
        <w:widowControl w:val="0"/>
        <w:autoSpaceDE w:val="0"/>
        <w:autoSpaceDN w:val="0"/>
        <w:adjustRightInd w:val="0"/>
        <w:spacing w:after="240"/>
        <w:contextualSpacing/>
        <w:rPr>
          <w:rFonts w:ascii="Times New Roman" w:hAnsi="Times New Roman" w:cs="Times New Roman"/>
          <w:sz w:val="24"/>
          <w:szCs w:val="24"/>
        </w:rPr>
      </w:pPr>
    </w:p>
    <w:p w14:paraId="24D0478E" w14:textId="77777777" w:rsidR="00CB741A" w:rsidRPr="00290965" w:rsidRDefault="00CB741A" w:rsidP="00CB741A">
      <w:pPr>
        <w:widowControl w:val="0"/>
        <w:autoSpaceDE w:val="0"/>
        <w:autoSpaceDN w:val="0"/>
        <w:adjustRightInd w:val="0"/>
        <w:spacing w:after="240"/>
        <w:contextualSpacing/>
        <w:rPr>
          <w:rFonts w:ascii="Times New Roman" w:hAnsi="Times New Roman" w:cs="Times New Roman"/>
          <w:sz w:val="24"/>
          <w:szCs w:val="24"/>
        </w:rPr>
      </w:pPr>
      <w:r w:rsidRPr="00290965">
        <w:rPr>
          <w:rFonts w:ascii="Times New Roman" w:hAnsi="Times New Roman" w:cs="Times New Roman"/>
          <w:sz w:val="24"/>
          <w:szCs w:val="24"/>
        </w:rPr>
        <w:t>Caging Treatment</w:t>
      </w:r>
    </w:p>
    <w:p w14:paraId="6555D4BF" w14:textId="77777777" w:rsidR="00CB741A" w:rsidRPr="00290965" w:rsidRDefault="00CB741A" w:rsidP="00CB741A">
      <w:pPr>
        <w:widowControl w:val="0"/>
        <w:autoSpaceDE w:val="0"/>
        <w:autoSpaceDN w:val="0"/>
        <w:adjustRightInd w:val="0"/>
        <w:spacing w:after="240"/>
        <w:ind w:firstLine="720"/>
        <w:contextualSpacing/>
        <w:rPr>
          <w:rFonts w:ascii="Times New Roman" w:hAnsi="Times New Roman" w:cs="Times New Roman"/>
          <w:sz w:val="24"/>
          <w:szCs w:val="24"/>
        </w:rPr>
      </w:pPr>
      <w:r w:rsidRPr="00290965">
        <w:rPr>
          <w:rFonts w:ascii="Times New Roman" w:hAnsi="Times New Roman" w:cs="Times New Roman"/>
          <w:sz w:val="24"/>
          <w:szCs w:val="24"/>
        </w:rPr>
        <w:t>Herbivory is a common problem in restoration efforts because, when excessive, herbivory can lead to a reduction in seedling survival and population persistence (</w:t>
      </w:r>
      <w:proofErr w:type="spellStart"/>
      <w:r w:rsidRPr="00290965">
        <w:rPr>
          <w:rFonts w:ascii="Times New Roman" w:hAnsi="Times New Roman" w:cs="Times New Roman"/>
          <w:sz w:val="24"/>
          <w:szCs w:val="24"/>
        </w:rPr>
        <w:t>Rausher</w:t>
      </w:r>
      <w:proofErr w:type="spellEnd"/>
      <w:r w:rsidRPr="00290965">
        <w:rPr>
          <w:rFonts w:ascii="Times New Roman" w:hAnsi="Times New Roman" w:cs="Times New Roman"/>
          <w:sz w:val="24"/>
          <w:szCs w:val="24"/>
        </w:rPr>
        <w:t xml:space="preserve"> and </w:t>
      </w:r>
      <w:proofErr w:type="spellStart"/>
      <w:r w:rsidRPr="00290965">
        <w:rPr>
          <w:rFonts w:ascii="Times New Roman" w:hAnsi="Times New Roman" w:cs="Times New Roman"/>
          <w:sz w:val="24"/>
          <w:szCs w:val="24"/>
        </w:rPr>
        <w:t>Feeny</w:t>
      </w:r>
      <w:proofErr w:type="spellEnd"/>
      <w:r w:rsidRPr="00290965">
        <w:rPr>
          <w:rFonts w:ascii="Times New Roman" w:hAnsi="Times New Roman" w:cs="Times New Roman"/>
          <w:sz w:val="24"/>
          <w:szCs w:val="24"/>
        </w:rPr>
        <w:t xml:space="preserve"> 1980; </w:t>
      </w:r>
      <w:proofErr w:type="spellStart"/>
      <w:r w:rsidRPr="00290965">
        <w:rPr>
          <w:rFonts w:ascii="Times New Roman" w:hAnsi="Times New Roman" w:cs="Times New Roman"/>
          <w:sz w:val="24"/>
          <w:szCs w:val="24"/>
        </w:rPr>
        <w:t>Salihi</w:t>
      </w:r>
      <w:proofErr w:type="spellEnd"/>
      <w:r w:rsidRPr="00290965">
        <w:rPr>
          <w:rFonts w:ascii="Times New Roman" w:hAnsi="Times New Roman" w:cs="Times New Roman"/>
          <w:sz w:val="24"/>
          <w:szCs w:val="24"/>
        </w:rPr>
        <w:t xml:space="preserve"> and Norton 1987). To determine if herbivory was negatively impacting </w:t>
      </w:r>
      <w:r w:rsidRPr="00290965">
        <w:rPr>
          <w:rFonts w:ascii="Times New Roman" w:hAnsi="Times New Roman" w:cs="Times New Roman"/>
          <w:i/>
          <w:sz w:val="24"/>
          <w:szCs w:val="24"/>
        </w:rPr>
        <w:t>L. nipomensis</w:t>
      </w:r>
      <w:r w:rsidRPr="00290965">
        <w:rPr>
          <w:rFonts w:ascii="Times New Roman" w:hAnsi="Times New Roman" w:cs="Times New Roman"/>
          <w:sz w:val="24"/>
          <w:szCs w:val="24"/>
        </w:rPr>
        <w:t>, we had three different caging treatments. The caging treatments differed in the size of the top screen with one treatment consisting of a 0.25in</w:t>
      </w:r>
      <w:r w:rsidRPr="00290965">
        <w:rPr>
          <w:rFonts w:ascii="Times New Roman" w:hAnsi="Times New Roman" w:cs="Times New Roman"/>
          <w:sz w:val="24"/>
          <w:szCs w:val="24"/>
          <w:vertAlign w:val="superscript"/>
        </w:rPr>
        <w:t>2</w:t>
      </w:r>
      <w:r w:rsidRPr="00290965">
        <w:rPr>
          <w:rFonts w:ascii="Times New Roman" w:hAnsi="Times New Roman" w:cs="Times New Roman"/>
          <w:sz w:val="24"/>
          <w:szCs w:val="24"/>
        </w:rPr>
        <w:t xml:space="preserve"> mesh size (small cage) and the second treatment consisting of a 2</w:t>
      </w:r>
      <w:r w:rsidR="00D46C93">
        <w:rPr>
          <w:rFonts w:ascii="Times New Roman" w:hAnsi="Times New Roman" w:cs="Times New Roman"/>
          <w:sz w:val="24"/>
          <w:szCs w:val="24"/>
        </w:rPr>
        <w:t xml:space="preserve"> × </w:t>
      </w:r>
      <w:r w:rsidRPr="00290965">
        <w:rPr>
          <w:rFonts w:ascii="Times New Roman" w:hAnsi="Times New Roman" w:cs="Times New Roman"/>
          <w:sz w:val="24"/>
          <w:szCs w:val="24"/>
        </w:rPr>
        <w:t>4 in</w:t>
      </w:r>
      <w:r w:rsidRPr="00290965">
        <w:rPr>
          <w:rFonts w:ascii="Times New Roman" w:hAnsi="Times New Roman" w:cs="Times New Roman"/>
          <w:sz w:val="24"/>
          <w:szCs w:val="24"/>
          <w:vertAlign w:val="superscript"/>
        </w:rPr>
        <w:t>2</w:t>
      </w:r>
      <w:r w:rsidRPr="00290965">
        <w:rPr>
          <w:rFonts w:ascii="Times New Roman" w:hAnsi="Times New Roman" w:cs="Times New Roman"/>
          <w:sz w:val="24"/>
          <w:szCs w:val="24"/>
        </w:rPr>
        <w:t xml:space="preserve"> mesh top (large cage; </w:t>
      </w:r>
      <w:r w:rsidRPr="00290965">
        <w:rPr>
          <w:rFonts w:ascii="Times New Roman" w:hAnsi="Times New Roman" w:cs="Times New Roman"/>
          <w:b/>
          <w:sz w:val="24"/>
          <w:szCs w:val="24"/>
        </w:rPr>
        <w:t>Fig</w:t>
      </w:r>
      <w:r w:rsidRPr="00290965">
        <w:rPr>
          <w:rFonts w:ascii="Times New Roman" w:hAnsi="Times New Roman" w:cs="Times New Roman"/>
          <w:sz w:val="24"/>
          <w:szCs w:val="24"/>
        </w:rPr>
        <w:t>. 2). The small caging treatment blocked most herbivores except small insects while the large caging treatment only prevented herbivory from large mammals such as deer. All cages were fully enclosed, 90cm in diameter, and 60cm tall. The sides of all cages were constructed from 0.25 in</w:t>
      </w:r>
      <w:r w:rsidRPr="00290965">
        <w:rPr>
          <w:rFonts w:ascii="Times New Roman" w:hAnsi="Times New Roman" w:cs="Times New Roman"/>
          <w:sz w:val="24"/>
          <w:szCs w:val="24"/>
          <w:vertAlign w:val="superscript"/>
        </w:rPr>
        <w:t>2</w:t>
      </w:r>
      <w:r w:rsidRPr="00290965">
        <w:rPr>
          <w:rFonts w:ascii="Times New Roman" w:hAnsi="Times New Roman" w:cs="Times New Roman"/>
          <w:sz w:val="24"/>
          <w:szCs w:val="24"/>
        </w:rPr>
        <w:t xml:space="preserve"> mesh hardware cloth wrapped around rebar buried 7.5cm deep. The third treatment, the control, had rebar present at the four corners but no type of mesh barriers. We replicated each caging treatment six times for a total of 18 plots in each topographical site (</w:t>
      </w:r>
      <w:r w:rsidRPr="00290965">
        <w:rPr>
          <w:rFonts w:ascii="Times New Roman" w:hAnsi="Times New Roman" w:cs="Times New Roman"/>
          <w:b/>
          <w:sz w:val="24"/>
          <w:szCs w:val="24"/>
        </w:rPr>
        <w:t>Fig</w:t>
      </w:r>
      <w:r w:rsidRPr="00290965">
        <w:rPr>
          <w:rFonts w:ascii="Times New Roman" w:hAnsi="Times New Roman" w:cs="Times New Roman"/>
          <w:sz w:val="24"/>
          <w:szCs w:val="24"/>
        </w:rPr>
        <w:t xml:space="preserve">. 3). </w:t>
      </w:r>
    </w:p>
    <w:p w14:paraId="28CF8C23" w14:textId="77777777" w:rsidR="00CB741A" w:rsidRDefault="00CB741A" w:rsidP="00CB741A">
      <w:pPr>
        <w:contextualSpacing/>
        <w:rPr>
          <w:rFonts w:ascii="Times New Roman" w:hAnsi="Times New Roman" w:cs="Times New Roman"/>
          <w:i/>
          <w:sz w:val="20"/>
          <w:szCs w:val="20"/>
        </w:rPr>
      </w:pPr>
    </w:p>
    <w:p w14:paraId="3D3FF202" w14:textId="77777777" w:rsidR="00CB741A" w:rsidRPr="00290965" w:rsidRDefault="00CB741A" w:rsidP="00CB741A">
      <w:pPr>
        <w:contextualSpacing/>
        <w:rPr>
          <w:rFonts w:ascii="Times New Roman" w:hAnsi="Times New Roman" w:cs="Times New Roman"/>
          <w:i/>
          <w:sz w:val="24"/>
          <w:szCs w:val="24"/>
        </w:rPr>
      </w:pPr>
      <w:r w:rsidRPr="00290965">
        <w:rPr>
          <w:rFonts w:ascii="Times New Roman" w:hAnsi="Times New Roman" w:cs="Times New Roman"/>
          <w:i/>
          <w:sz w:val="24"/>
          <w:szCs w:val="24"/>
        </w:rPr>
        <w:t>Experimental Monitoring</w:t>
      </w:r>
    </w:p>
    <w:p w14:paraId="593401A7" w14:textId="77777777" w:rsidR="00CB741A" w:rsidRPr="00CB741A" w:rsidRDefault="00CB741A" w:rsidP="00CB741A">
      <w:pPr>
        <w:ind w:firstLine="720"/>
        <w:contextualSpacing/>
        <w:rPr>
          <w:rFonts w:ascii="Times New Roman" w:hAnsi="Times New Roman" w:cs="Times New Roman"/>
          <w:sz w:val="24"/>
          <w:szCs w:val="24"/>
        </w:rPr>
      </w:pPr>
      <w:r w:rsidRPr="00290965">
        <w:rPr>
          <w:rFonts w:ascii="Times New Roman" w:hAnsi="Times New Roman" w:cs="Times New Roman"/>
          <w:sz w:val="24"/>
          <w:szCs w:val="24"/>
        </w:rPr>
        <w:t xml:space="preserve">In total there were 72 research plots with six replications per treatment type. Each treatment of aspect × slope × caging × scarification received 20 seeds, totaling 40 seeds per plot as each caging treatment was split for pairwise test of scarification on germination. Plots were monitored every two weeks during the growing season after </w:t>
      </w:r>
      <w:r w:rsidRPr="00290965">
        <w:rPr>
          <w:rFonts w:ascii="Times New Roman" w:hAnsi="Times New Roman" w:cs="Times New Roman"/>
          <w:i/>
          <w:sz w:val="24"/>
          <w:szCs w:val="24"/>
        </w:rPr>
        <w:t>Lupinus nipomensis</w:t>
      </w:r>
      <w:r w:rsidRPr="00290965">
        <w:rPr>
          <w:rFonts w:ascii="Times New Roman" w:hAnsi="Times New Roman" w:cs="Times New Roman"/>
          <w:sz w:val="24"/>
          <w:szCs w:val="24"/>
        </w:rPr>
        <w:t xml:space="preserve"> was sowed on Dec 18</w:t>
      </w:r>
      <w:r w:rsidRPr="00290965">
        <w:rPr>
          <w:rFonts w:ascii="Times New Roman" w:hAnsi="Times New Roman" w:cs="Times New Roman"/>
          <w:sz w:val="24"/>
          <w:szCs w:val="24"/>
          <w:vertAlign w:val="superscript"/>
        </w:rPr>
        <w:t>th</w:t>
      </w:r>
      <w:r w:rsidRPr="00290965">
        <w:rPr>
          <w:rFonts w:ascii="Times New Roman" w:hAnsi="Times New Roman" w:cs="Times New Roman"/>
          <w:sz w:val="24"/>
          <w:szCs w:val="24"/>
        </w:rPr>
        <w:t>, 2014 and first germinated Jan 25</w:t>
      </w:r>
      <w:r w:rsidRPr="00290965">
        <w:rPr>
          <w:rFonts w:ascii="Times New Roman" w:hAnsi="Times New Roman" w:cs="Times New Roman"/>
          <w:sz w:val="24"/>
          <w:szCs w:val="24"/>
          <w:vertAlign w:val="superscript"/>
        </w:rPr>
        <w:t>th</w:t>
      </w:r>
      <w:r w:rsidRPr="00290965">
        <w:rPr>
          <w:rFonts w:ascii="Times New Roman" w:hAnsi="Times New Roman" w:cs="Times New Roman"/>
          <w:sz w:val="24"/>
          <w:szCs w:val="24"/>
        </w:rPr>
        <w:t>, 2015. New germinants were monitored biweekly until the plant died. Herbivory was measured using a 4-point scale</w:t>
      </w:r>
      <w:r>
        <w:rPr>
          <w:rFonts w:ascii="Times New Roman" w:hAnsi="Times New Roman" w:cs="Times New Roman"/>
          <w:sz w:val="24"/>
          <w:szCs w:val="24"/>
        </w:rPr>
        <w:t>. In 2019, separate herbivory classifications were created for vegetative and reproductive herbivory. For vegetative herbivory (stem or leaves) herbivory was classified by this scale:</w:t>
      </w:r>
      <w:r w:rsidRPr="00290965">
        <w:rPr>
          <w:rFonts w:ascii="Times New Roman" w:hAnsi="Times New Roman" w:cs="Times New Roman"/>
          <w:sz w:val="24"/>
          <w:szCs w:val="24"/>
        </w:rPr>
        <w:t xml:space="preserve"> 0 = no herbivory, 1 = mild herbivory, 2 = major herbivory. Reproductive output was quantified as soon as seeding phenology set and was determined by the number of seed pods per plant throughout the season.</w:t>
      </w:r>
      <w:r>
        <w:rPr>
          <w:rFonts w:ascii="Times New Roman" w:hAnsi="Times New Roman" w:cs="Times New Roman"/>
          <w:sz w:val="24"/>
          <w:szCs w:val="24"/>
        </w:rPr>
        <w:t xml:space="preserve"> For the purposes of estimating the seedbank developed in each plot throughout time, it was conservatively estimated that </w:t>
      </w:r>
      <w:r>
        <w:rPr>
          <w:rFonts w:ascii="Times New Roman" w:hAnsi="Times New Roman" w:cs="Times New Roman"/>
          <w:i/>
          <w:sz w:val="24"/>
          <w:szCs w:val="24"/>
        </w:rPr>
        <w:t>L. nipomensis</w:t>
      </w:r>
      <w:r>
        <w:rPr>
          <w:rFonts w:ascii="Times New Roman" w:hAnsi="Times New Roman" w:cs="Times New Roman"/>
          <w:sz w:val="24"/>
          <w:szCs w:val="24"/>
        </w:rPr>
        <w:t xml:space="preserve"> produces two seeds per pod, although it has been noted in optimal conditions during seed bulking, individuals can produce anywhere from one to five seeds per pod.  </w:t>
      </w:r>
    </w:p>
    <w:p w14:paraId="3B305616" w14:textId="77777777" w:rsidR="00CB741A" w:rsidRPr="00FD0862" w:rsidRDefault="00CB741A" w:rsidP="00CB741A">
      <w:pPr>
        <w:ind w:firstLine="720"/>
        <w:contextualSpacing/>
        <w:rPr>
          <w:rFonts w:ascii="Times New Roman" w:hAnsi="Times New Roman" w:cs="Times New Roman"/>
          <w:sz w:val="24"/>
          <w:szCs w:val="24"/>
        </w:rPr>
      </w:pPr>
    </w:p>
    <w:p w14:paraId="48634B7B" w14:textId="77777777" w:rsidR="00CB741A" w:rsidRPr="00DD7C57" w:rsidRDefault="00CB741A" w:rsidP="00CB741A">
      <w:pPr>
        <w:contextualSpacing/>
        <w:rPr>
          <w:rFonts w:ascii="Times New Roman" w:hAnsi="Times New Roman" w:cs="Times New Roman"/>
          <w:sz w:val="24"/>
          <w:szCs w:val="24"/>
        </w:rPr>
      </w:pPr>
      <w:r w:rsidRPr="00DD7C57">
        <w:rPr>
          <w:rFonts w:ascii="Times New Roman" w:hAnsi="Times New Roman" w:cs="Times New Roman"/>
          <w:i/>
          <w:sz w:val="24"/>
          <w:szCs w:val="24"/>
        </w:rPr>
        <w:t>Data Analysis</w:t>
      </w:r>
    </w:p>
    <w:p w14:paraId="24537E15" w14:textId="77777777" w:rsidR="00CB741A" w:rsidRDefault="00CB741A" w:rsidP="00CB741A">
      <w:pPr>
        <w:contextualSpacing/>
        <w:rPr>
          <w:rFonts w:ascii="Times New Roman" w:hAnsi="Times New Roman" w:cs="Times New Roman"/>
          <w:sz w:val="24"/>
          <w:szCs w:val="24"/>
        </w:rPr>
      </w:pPr>
      <w:r w:rsidRPr="00DD7C57">
        <w:rPr>
          <w:rFonts w:ascii="Times New Roman" w:hAnsi="Times New Roman" w:cs="Times New Roman"/>
          <w:sz w:val="24"/>
          <w:szCs w:val="24"/>
        </w:rPr>
        <w:tab/>
        <w:t xml:space="preserve">R statistical software was used to create all figures except maps and used for all statistical analyses (Version 3.40, R Development Core Team 2007). ArcGIS was used to create all maps (Version 10.4, Environmental Systems Research Institute 2012). A multi-way analysis of </w:t>
      </w:r>
      <w:r w:rsidRPr="00DD7C57">
        <w:rPr>
          <w:rFonts w:ascii="Times New Roman" w:hAnsi="Times New Roman" w:cs="Times New Roman"/>
          <w:sz w:val="24"/>
          <w:szCs w:val="24"/>
        </w:rPr>
        <w:lastRenderedPageBreak/>
        <w:t xml:space="preserve">covariance (ANCOVA) was used to determine if there were significant interactions between aspect, slope, and herbivory on the reproductive output of </w:t>
      </w:r>
      <w:r w:rsidRPr="00DD7C57">
        <w:rPr>
          <w:rFonts w:ascii="Times New Roman" w:hAnsi="Times New Roman" w:cs="Times New Roman"/>
          <w:i/>
          <w:sz w:val="24"/>
          <w:szCs w:val="24"/>
        </w:rPr>
        <w:t>Lupinus nipomensis.</w:t>
      </w:r>
      <w:r w:rsidRPr="00DD7C57">
        <w:rPr>
          <w:rFonts w:ascii="Times New Roman" w:hAnsi="Times New Roman" w:cs="Times New Roman"/>
          <w:sz w:val="24"/>
          <w:szCs w:val="24"/>
        </w:rPr>
        <w:t xml:space="preserve">  These were followed by a Tukey’s honest significant difference test (</w:t>
      </w:r>
      <w:proofErr w:type="spellStart"/>
      <w:r w:rsidRPr="00DD7C57">
        <w:rPr>
          <w:rFonts w:ascii="Times New Roman" w:hAnsi="Times New Roman" w:cs="Times New Roman"/>
          <w:sz w:val="24"/>
          <w:szCs w:val="24"/>
        </w:rPr>
        <w:t>TukeyHSD</w:t>
      </w:r>
      <w:proofErr w:type="spellEnd"/>
      <w:r w:rsidRPr="00DD7C57">
        <w:rPr>
          <w:rFonts w:ascii="Times New Roman" w:hAnsi="Times New Roman" w:cs="Times New Roman"/>
          <w:sz w:val="24"/>
          <w:szCs w:val="24"/>
        </w:rPr>
        <w:t xml:space="preserve">). Student’s T-test was used to determine the differential effect of scarification treatments on germination of </w:t>
      </w:r>
      <w:r w:rsidRPr="00DD7C57">
        <w:rPr>
          <w:rFonts w:ascii="Times New Roman" w:hAnsi="Times New Roman" w:cs="Times New Roman"/>
          <w:i/>
          <w:sz w:val="24"/>
          <w:szCs w:val="24"/>
        </w:rPr>
        <w:t>L. nipomensis</w:t>
      </w:r>
      <w:r w:rsidRPr="00DD7C57">
        <w:rPr>
          <w:rFonts w:ascii="Times New Roman" w:hAnsi="Times New Roman" w:cs="Times New Roman"/>
          <w:sz w:val="24"/>
          <w:szCs w:val="24"/>
        </w:rPr>
        <w:t xml:space="preserve"> regardless of aspect, slope or caging. </w:t>
      </w:r>
      <w:r>
        <w:rPr>
          <w:rFonts w:ascii="Times New Roman" w:hAnsi="Times New Roman" w:cs="Times New Roman"/>
          <w:sz w:val="24"/>
          <w:szCs w:val="24"/>
        </w:rPr>
        <w:t xml:space="preserve">Pearson’s correlation tests and variables were obtained using the </w:t>
      </w:r>
      <w:proofErr w:type="spellStart"/>
      <w:r>
        <w:rPr>
          <w:rFonts w:ascii="Times New Roman" w:hAnsi="Times New Roman" w:cs="Times New Roman"/>
          <w:sz w:val="24"/>
          <w:szCs w:val="24"/>
        </w:rPr>
        <w:t>Hmisc</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corrplot</w:t>
      </w:r>
      <w:proofErr w:type="spellEnd"/>
      <w:r>
        <w:rPr>
          <w:rFonts w:ascii="Times New Roman" w:hAnsi="Times New Roman" w:cs="Times New Roman"/>
          <w:sz w:val="24"/>
          <w:szCs w:val="24"/>
        </w:rPr>
        <w:t xml:space="preserve"> packages in R.</w:t>
      </w:r>
    </w:p>
    <w:p w14:paraId="3218C1A6" w14:textId="77777777" w:rsidR="00A41C9F" w:rsidRPr="007310C7" w:rsidRDefault="00A41C9F" w:rsidP="007310C7">
      <w:pPr>
        <w:spacing w:after="0"/>
        <w:rPr>
          <w:rFonts w:ascii="Times New Roman" w:hAnsi="Times New Roman" w:cs="Times New Roman"/>
          <w:sz w:val="24"/>
          <w:szCs w:val="24"/>
        </w:rPr>
      </w:pPr>
    </w:p>
    <w:p w14:paraId="7AC9C4DC" w14:textId="77777777" w:rsidR="007310C7" w:rsidRDefault="007310C7" w:rsidP="007310C7">
      <w:pPr>
        <w:spacing w:after="0"/>
        <w:rPr>
          <w:rFonts w:ascii="Times New Roman" w:hAnsi="Times New Roman" w:cs="Times New Roman"/>
          <w:b/>
          <w:sz w:val="24"/>
          <w:szCs w:val="24"/>
        </w:rPr>
      </w:pPr>
      <w:r w:rsidRPr="007310C7">
        <w:rPr>
          <w:rFonts w:ascii="Times New Roman" w:hAnsi="Times New Roman" w:cs="Times New Roman"/>
          <w:b/>
          <w:sz w:val="24"/>
          <w:szCs w:val="24"/>
        </w:rPr>
        <w:t>Results</w:t>
      </w:r>
    </w:p>
    <w:p w14:paraId="299217AC" w14:textId="77777777" w:rsidR="000252CC" w:rsidRDefault="000252CC" w:rsidP="007310C7">
      <w:pPr>
        <w:spacing w:after="0"/>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088"/>
        <w:gridCol w:w="730"/>
        <w:gridCol w:w="855"/>
        <w:gridCol w:w="786"/>
        <w:gridCol w:w="6"/>
        <w:gridCol w:w="792"/>
        <w:gridCol w:w="855"/>
        <w:gridCol w:w="787"/>
        <w:gridCol w:w="788"/>
        <w:gridCol w:w="855"/>
        <w:gridCol w:w="782"/>
      </w:tblGrid>
      <w:tr w:rsidR="000252CC" w14:paraId="280AA3E9" w14:textId="77777777" w:rsidTr="00B4491A">
        <w:tc>
          <w:tcPr>
            <w:tcW w:w="2088" w:type="dxa"/>
          </w:tcPr>
          <w:p w14:paraId="64A2DCC0"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Monitoring Year</w:t>
            </w:r>
          </w:p>
        </w:tc>
        <w:tc>
          <w:tcPr>
            <w:tcW w:w="2371" w:type="dxa"/>
            <w:gridSpan w:val="3"/>
          </w:tcPr>
          <w:p w14:paraId="56FBA597"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2014-15</w:t>
            </w:r>
          </w:p>
        </w:tc>
        <w:tc>
          <w:tcPr>
            <w:tcW w:w="2440" w:type="dxa"/>
            <w:gridSpan w:val="4"/>
          </w:tcPr>
          <w:p w14:paraId="0F0C64A8"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2015-16</w:t>
            </w:r>
          </w:p>
        </w:tc>
        <w:tc>
          <w:tcPr>
            <w:tcW w:w="2425" w:type="dxa"/>
            <w:gridSpan w:val="3"/>
          </w:tcPr>
          <w:p w14:paraId="697E297E"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2016 -17</w:t>
            </w:r>
          </w:p>
        </w:tc>
      </w:tr>
      <w:tr w:rsidR="000252CC" w14:paraId="1A24DB01" w14:textId="77777777" w:rsidTr="00B4491A">
        <w:tc>
          <w:tcPr>
            <w:tcW w:w="2088" w:type="dxa"/>
          </w:tcPr>
          <w:p w14:paraId="3B3EF304"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Total Number of:</w:t>
            </w:r>
          </w:p>
        </w:tc>
        <w:tc>
          <w:tcPr>
            <w:tcW w:w="730" w:type="dxa"/>
          </w:tcPr>
          <w:p w14:paraId="78FDC454" w14:textId="77777777" w:rsidR="000252CC" w:rsidRPr="007E122B" w:rsidRDefault="000252CC" w:rsidP="00B4491A">
            <w:pPr>
              <w:contextualSpacing/>
              <w:jc w:val="center"/>
              <w:rPr>
                <w:rFonts w:ascii="Times New Roman" w:hAnsi="Times New Roman" w:cs="Times New Roman"/>
                <w:sz w:val="20"/>
              </w:rPr>
            </w:pPr>
            <w:r>
              <w:rPr>
                <w:rFonts w:ascii="Times New Roman" w:hAnsi="Times New Roman" w:cs="Times New Roman"/>
                <w:sz w:val="20"/>
              </w:rPr>
              <w:t>Germ.</w:t>
            </w:r>
          </w:p>
        </w:tc>
        <w:tc>
          <w:tcPr>
            <w:tcW w:w="855" w:type="dxa"/>
          </w:tcPr>
          <w:p w14:paraId="3A61CF97" w14:textId="77777777" w:rsidR="000252CC" w:rsidRPr="007E122B" w:rsidRDefault="000252CC" w:rsidP="00B4491A">
            <w:pPr>
              <w:contextualSpacing/>
              <w:jc w:val="center"/>
              <w:rPr>
                <w:rFonts w:ascii="Times New Roman" w:hAnsi="Times New Roman" w:cs="Times New Roman"/>
                <w:sz w:val="20"/>
              </w:rPr>
            </w:pPr>
            <w:proofErr w:type="spellStart"/>
            <w:r>
              <w:rPr>
                <w:rFonts w:ascii="Times New Roman" w:hAnsi="Times New Roman" w:cs="Times New Roman"/>
                <w:sz w:val="20"/>
              </w:rPr>
              <w:t>Reprod</w:t>
            </w:r>
            <w:proofErr w:type="spellEnd"/>
            <w:r>
              <w:rPr>
                <w:rFonts w:ascii="Times New Roman" w:hAnsi="Times New Roman" w:cs="Times New Roman"/>
                <w:sz w:val="20"/>
              </w:rPr>
              <w:t>.</w:t>
            </w:r>
          </w:p>
        </w:tc>
        <w:tc>
          <w:tcPr>
            <w:tcW w:w="786" w:type="dxa"/>
          </w:tcPr>
          <w:p w14:paraId="55659E1C"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Seed pods</w:t>
            </w:r>
          </w:p>
        </w:tc>
        <w:tc>
          <w:tcPr>
            <w:tcW w:w="798" w:type="dxa"/>
            <w:gridSpan w:val="2"/>
          </w:tcPr>
          <w:p w14:paraId="366F723D" w14:textId="77777777" w:rsidR="000252CC" w:rsidRDefault="000252CC" w:rsidP="00B4491A">
            <w:pPr>
              <w:contextualSpacing/>
              <w:jc w:val="center"/>
              <w:rPr>
                <w:rFonts w:ascii="Times New Roman" w:hAnsi="Times New Roman" w:cs="Times New Roman"/>
              </w:rPr>
            </w:pPr>
            <w:r>
              <w:rPr>
                <w:rFonts w:ascii="Times New Roman" w:hAnsi="Times New Roman" w:cs="Times New Roman"/>
                <w:sz w:val="20"/>
              </w:rPr>
              <w:t>Germ.</w:t>
            </w:r>
          </w:p>
        </w:tc>
        <w:tc>
          <w:tcPr>
            <w:tcW w:w="855" w:type="dxa"/>
          </w:tcPr>
          <w:p w14:paraId="6C7E4E5F" w14:textId="77777777" w:rsidR="000252CC" w:rsidRDefault="000252CC" w:rsidP="00B4491A">
            <w:pPr>
              <w:contextualSpacing/>
              <w:jc w:val="center"/>
              <w:rPr>
                <w:rFonts w:ascii="Times New Roman" w:hAnsi="Times New Roman" w:cs="Times New Roman"/>
              </w:rPr>
            </w:pPr>
            <w:proofErr w:type="spellStart"/>
            <w:r>
              <w:rPr>
                <w:rFonts w:ascii="Times New Roman" w:hAnsi="Times New Roman" w:cs="Times New Roman"/>
                <w:sz w:val="20"/>
              </w:rPr>
              <w:t>Reprod</w:t>
            </w:r>
            <w:proofErr w:type="spellEnd"/>
            <w:r>
              <w:rPr>
                <w:rFonts w:ascii="Times New Roman" w:hAnsi="Times New Roman" w:cs="Times New Roman"/>
                <w:sz w:val="20"/>
              </w:rPr>
              <w:t>.</w:t>
            </w:r>
          </w:p>
        </w:tc>
        <w:tc>
          <w:tcPr>
            <w:tcW w:w="787" w:type="dxa"/>
          </w:tcPr>
          <w:p w14:paraId="449185E7"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Seed pods</w:t>
            </w:r>
          </w:p>
        </w:tc>
        <w:tc>
          <w:tcPr>
            <w:tcW w:w="788" w:type="dxa"/>
          </w:tcPr>
          <w:p w14:paraId="1DCABE45" w14:textId="77777777" w:rsidR="000252CC" w:rsidRDefault="000252CC" w:rsidP="00B4491A">
            <w:pPr>
              <w:contextualSpacing/>
              <w:jc w:val="center"/>
              <w:rPr>
                <w:rFonts w:ascii="Times New Roman" w:hAnsi="Times New Roman" w:cs="Times New Roman"/>
              </w:rPr>
            </w:pPr>
            <w:r>
              <w:rPr>
                <w:rFonts w:ascii="Times New Roman" w:hAnsi="Times New Roman" w:cs="Times New Roman"/>
                <w:sz w:val="20"/>
              </w:rPr>
              <w:t>Germ.</w:t>
            </w:r>
          </w:p>
        </w:tc>
        <w:tc>
          <w:tcPr>
            <w:tcW w:w="855" w:type="dxa"/>
          </w:tcPr>
          <w:p w14:paraId="05F21E42" w14:textId="77777777" w:rsidR="000252CC" w:rsidRDefault="000252CC" w:rsidP="00B4491A">
            <w:pPr>
              <w:contextualSpacing/>
              <w:jc w:val="center"/>
              <w:rPr>
                <w:rFonts w:ascii="Times New Roman" w:hAnsi="Times New Roman" w:cs="Times New Roman"/>
              </w:rPr>
            </w:pPr>
            <w:proofErr w:type="spellStart"/>
            <w:r>
              <w:rPr>
                <w:rFonts w:ascii="Times New Roman" w:hAnsi="Times New Roman" w:cs="Times New Roman"/>
                <w:sz w:val="20"/>
              </w:rPr>
              <w:t>Reprod</w:t>
            </w:r>
            <w:proofErr w:type="spellEnd"/>
            <w:r>
              <w:rPr>
                <w:rFonts w:ascii="Times New Roman" w:hAnsi="Times New Roman" w:cs="Times New Roman"/>
                <w:sz w:val="20"/>
              </w:rPr>
              <w:t>.</w:t>
            </w:r>
          </w:p>
        </w:tc>
        <w:tc>
          <w:tcPr>
            <w:tcW w:w="782" w:type="dxa"/>
          </w:tcPr>
          <w:p w14:paraId="347F7E81"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Seed pods</w:t>
            </w:r>
          </w:p>
        </w:tc>
      </w:tr>
      <w:tr w:rsidR="000252CC" w14:paraId="48ABDA67" w14:textId="77777777" w:rsidTr="00B4491A">
        <w:tc>
          <w:tcPr>
            <w:tcW w:w="2088" w:type="dxa"/>
          </w:tcPr>
          <w:p w14:paraId="12F27B6D"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2014-15 Trial plots</w:t>
            </w:r>
          </w:p>
        </w:tc>
        <w:tc>
          <w:tcPr>
            <w:tcW w:w="730" w:type="dxa"/>
            <w:vAlign w:val="center"/>
          </w:tcPr>
          <w:p w14:paraId="7B75B1B4"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118</w:t>
            </w:r>
          </w:p>
        </w:tc>
        <w:tc>
          <w:tcPr>
            <w:tcW w:w="855" w:type="dxa"/>
            <w:vAlign w:val="center"/>
          </w:tcPr>
          <w:p w14:paraId="6D2F2D91"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w:t>
            </w:r>
          </w:p>
        </w:tc>
        <w:tc>
          <w:tcPr>
            <w:tcW w:w="786" w:type="dxa"/>
            <w:vAlign w:val="center"/>
          </w:tcPr>
          <w:p w14:paraId="45F3F229"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5</w:t>
            </w:r>
            <w:r w:rsidRPr="0045530E">
              <w:rPr>
                <w:rFonts w:ascii="Times New Roman" w:hAnsi="Times New Roman" w:cs="Times New Roman"/>
              </w:rPr>
              <w:t xml:space="preserve">.5 </w:t>
            </w:r>
            <w:r w:rsidRPr="0045530E">
              <w:rPr>
                <w:rFonts w:ascii="Times New Roman" w:hAnsi="Times New Roman" w:cs="Times New Roman"/>
                <w:u w:val="single"/>
              </w:rPr>
              <w:t>+</w:t>
            </w:r>
            <w:r w:rsidRPr="0045530E">
              <w:rPr>
                <w:rFonts w:ascii="Times New Roman" w:hAnsi="Times New Roman" w:cs="Times New Roman"/>
              </w:rPr>
              <w:t xml:space="preserve"> 2.5</w:t>
            </w:r>
          </w:p>
        </w:tc>
        <w:tc>
          <w:tcPr>
            <w:tcW w:w="798" w:type="dxa"/>
            <w:gridSpan w:val="2"/>
            <w:vAlign w:val="center"/>
          </w:tcPr>
          <w:p w14:paraId="3A9DEAAF"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65</w:t>
            </w:r>
          </w:p>
        </w:tc>
        <w:tc>
          <w:tcPr>
            <w:tcW w:w="855" w:type="dxa"/>
            <w:vAlign w:val="center"/>
          </w:tcPr>
          <w:p w14:paraId="5741029B"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11</w:t>
            </w:r>
          </w:p>
        </w:tc>
        <w:tc>
          <w:tcPr>
            <w:tcW w:w="787" w:type="dxa"/>
            <w:vAlign w:val="center"/>
          </w:tcPr>
          <w:p w14:paraId="740DD5A3"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84.4</w:t>
            </w:r>
            <w:r w:rsidRPr="0045530E">
              <w:rPr>
                <w:rFonts w:ascii="Times New Roman" w:hAnsi="Times New Roman" w:cs="Times New Roman"/>
              </w:rPr>
              <w:t xml:space="preserve"> </w:t>
            </w:r>
            <w:r w:rsidRPr="0045530E">
              <w:rPr>
                <w:rFonts w:ascii="Times New Roman" w:hAnsi="Times New Roman" w:cs="Times New Roman"/>
                <w:u w:val="single"/>
              </w:rPr>
              <w:t>+</w:t>
            </w:r>
            <w:r w:rsidRPr="0045530E">
              <w:rPr>
                <w:rFonts w:ascii="Times New Roman" w:hAnsi="Times New Roman" w:cs="Times New Roman"/>
              </w:rPr>
              <w:t xml:space="preserve"> </w:t>
            </w:r>
            <w:r>
              <w:rPr>
                <w:rFonts w:ascii="Times New Roman" w:hAnsi="Times New Roman" w:cs="Times New Roman"/>
              </w:rPr>
              <w:t>21.4</w:t>
            </w:r>
          </w:p>
        </w:tc>
        <w:tc>
          <w:tcPr>
            <w:tcW w:w="788" w:type="dxa"/>
            <w:vAlign w:val="center"/>
          </w:tcPr>
          <w:p w14:paraId="51C9CC8B"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26</w:t>
            </w:r>
          </w:p>
        </w:tc>
        <w:tc>
          <w:tcPr>
            <w:tcW w:w="855" w:type="dxa"/>
            <w:vAlign w:val="center"/>
          </w:tcPr>
          <w:p w14:paraId="45B8D3ED"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3</w:t>
            </w:r>
          </w:p>
        </w:tc>
        <w:tc>
          <w:tcPr>
            <w:tcW w:w="782" w:type="dxa"/>
            <w:vAlign w:val="center"/>
          </w:tcPr>
          <w:p w14:paraId="5EA7065C" w14:textId="77777777" w:rsidR="000252CC" w:rsidRDefault="000252CC" w:rsidP="00B4491A">
            <w:pPr>
              <w:contextualSpacing/>
              <w:jc w:val="center"/>
              <w:rPr>
                <w:rFonts w:ascii="Times New Roman" w:hAnsi="Times New Roman" w:cs="Times New Roman"/>
              </w:rPr>
            </w:pPr>
            <w:r>
              <w:rPr>
                <w:rFonts w:ascii="Times New Roman" w:hAnsi="Times New Roman" w:cs="Times New Roman"/>
                <w:sz w:val="20"/>
              </w:rPr>
              <w:t>140</w:t>
            </w:r>
            <w:r w:rsidRPr="0045530E">
              <w:rPr>
                <w:rFonts w:ascii="Times New Roman" w:hAnsi="Times New Roman" w:cs="Times New Roman"/>
                <w:sz w:val="20"/>
              </w:rPr>
              <w:t xml:space="preserve"> </w:t>
            </w:r>
            <w:r w:rsidRPr="0045530E">
              <w:rPr>
                <w:rFonts w:ascii="Times New Roman" w:hAnsi="Times New Roman" w:cs="Times New Roman"/>
                <w:sz w:val="20"/>
                <w:u w:val="single"/>
              </w:rPr>
              <w:t>+</w:t>
            </w:r>
            <w:r w:rsidRPr="0045530E">
              <w:rPr>
                <w:rFonts w:ascii="Times New Roman" w:hAnsi="Times New Roman" w:cs="Times New Roman"/>
                <w:sz w:val="20"/>
              </w:rPr>
              <w:t xml:space="preserve"> </w:t>
            </w:r>
            <w:r>
              <w:rPr>
                <w:rFonts w:ascii="Times New Roman" w:hAnsi="Times New Roman" w:cs="Times New Roman"/>
                <w:sz w:val="20"/>
              </w:rPr>
              <w:t>46.6</w:t>
            </w:r>
          </w:p>
        </w:tc>
      </w:tr>
      <w:tr w:rsidR="000252CC" w14:paraId="663785A1" w14:textId="77777777" w:rsidTr="00B4491A">
        <w:tc>
          <w:tcPr>
            <w:tcW w:w="2088" w:type="dxa"/>
          </w:tcPr>
          <w:p w14:paraId="03E6793D"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2015-16 Trial plots</w:t>
            </w:r>
          </w:p>
        </w:tc>
        <w:tc>
          <w:tcPr>
            <w:tcW w:w="730" w:type="dxa"/>
            <w:vAlign w:val="center"/>
          </w:tcPr>
          <w:p w14:paraId="3BC5C824"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N/A</w:t>
            </w:r>
          </w:p>
        </w:tc>
        <w:tc>
          <w:tcPr>
            <w:tcW w:w="855" w:type="dxa"/>
            <w:vAlign w:val="center"/>
          </w:tcPr>
          <w:p w14:paraId="2D9BE2A6"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N/A</w:t>
            </w:r>
          </w:p>
        </w:tc>
        <w:tc>
          <w:tcPr>
            <w:tcW w:w="786" w:type="dxa"/>
            <w:vAlign w:val="center"/>
          </w:tcPr>
          <w:p w14:paraId="5052BE6A"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N/A</w:t>
            </w:r>
          </w:p>
        </w:tc>
        <w:tc>
          <w:tcPr>
            <w:tcW w:w="798" w:type="dxa"/>
            <w:gridSpan w:val="2"/>
            <w:vAlign w:val="center"/>
          </w:tcPr>
          <w:p w14:paraId="115FC69F"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278</w:t>
            </w:r>
          </w:p>
        </w:tc>
        <w:tc>
          <w:tcPr>
            <w:tcW w:w="855" w:type="dxa"/>
            <w:vAlign w:val="center"/>
          </w:tcPr>
          <w:p w14:paraId="22537AA2"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10</w:t>
            </w:r>
          </w:p>
        </w:tc>
        <w:tc>
          <w:tcPr>
            <w:tcW w:w="787" w:type="dxa"/>
            <w:vAlign w:val="center"/>
          </w:tcPr>
          <w:p w14:paraId="77946D84"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46.1</w:t>
            </w:r>
            <w:r w:rsidRPr="0045530E">
              <w:rPr>
                <w:rFonts w:ascii="Times New Roman" w:hAnsi="Times New Roman" w:cs="Times New Roman"/>
              </w:rPr>
              <w:t xml:space="preserve"> </w:t>
            </w:r>
            <w:r w:rsidRPr="0045530E">
              <w:rPr>
                <w:rFonts w:ascii="Times New Roman" w:hAnsi="Times New Roman" w:cs="Times New Roman"/>
                <w:u w:val="single"/>
              </w:rPr>
              <w:t>+</w:t>
            </w:r>
            <w:r w:rsidRPr="0045530E">
              <w:rPr>
                <w:rFonts w:ascii="Times New Roman" w:hAnsi="Times New Roman" w:cs="Times New Roman"/>
              </w:rPr>
              <w:t xml:space="preserve"> </w:t>
            </w:r>
            <w:r>
              <w:rPr>
                <w:rFonts w:ascii="Times New Roman" w:hAnsi="Times New Roman" w:cs="Times New Roman"/>
              </w:rPr>
              <w:t>17.1</w:t>
            </w:r>
          </w:p>
        </w:tc>
        <w:tc>
          <w:tcPr>
            <w:tcW w:w="788" w:type="dxa"/>
            <w:vAlign w:val="center"/>
          </w:tcPr>
          <w:p w14:paraId="143A6AE6"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53</w:t>
            </w:r>
          </w:p>
        </w:tc>
        <w:tc>
          <w:tcPr>
            <w:tcW w:w="855" w:type="dxa"/>
            <w:vAlign w:val="center"/>
          </w:tcPr>
          <w:p w14:paraId="2023BC78"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12</w:t>
            </w:r>
          </w:p>
        </w:tc>
        <w:tc>
          <w:tcPr>
            <w:tcW w:w="782" w:type="dxa"/>
            <w:vAlign w:val="center"/>
          </w:tcPr>
          <w:p w14:paraId="160202F1" w14:textId="77777777" w:rsidR="000252CC" w:rsidRDefault="000252CC" w:rsidP="00B4491A">
            <w:pPr>
              <w:contextualSpacing/>
              <w:jc w:val="center"/>
              <w:rPr>
                <w:rFonts w:ascii="Times New Roman" w:hAnsi="Times New Roman" w:cs="Times New Roman"/>
              </w:rPr>
            </w:pPr>
            <w:r>
              <w:rPr>
                <w:rFonts w:ascii="Times New Roman" w:hAnsi="Times New Roman" w:cs="Times New Roman"/>
                <w:sz w:val="20"/>
              </w:rPr>
              <w:t>181.5</w:t>
            </w:r>
            <w:r w:rsidRPr="00B32ABA">
              <w:rPr>
                <w:rFonts w:ascii="Times New Roman" w:hAnsi="Times New Roman" w:cs="Times New Roman"/>
                <w:sz w:val="20"/>
              </w:rPr>
              <w:t xml:space="preserve"> </w:t>
            </w:r>
            <w:r w:rsidRPr="00B32ABA">
              <w:rPr>
                <w:rFonts w:ascii="Times New Roman" w:hAnsi="Times New Roman" w:cs="Times New Roman"/>
                <w:sz w:val="20"/>
                <w:u w:val="single"/>
              </w:rPr>
              <w:t>+</w:t>
            </w:r>
            <w:r w:rsidRPr="00B32ABA">
              <w:rPr>
                <w:rFonts w:ascii="Times New Roman" w:hAnsi="Times New Roman" w:cs="Times New Roman"/>
                <w:sz w:val="20"/>
              </w:rPr>
              <w:t xml:space="preserve"> </w:t>
            </w:r>
            <w:r>
              <w:rPr>
                <w:rFonts w:ascii="Times New Roman" w:hAnsi="Times New Roman" w:cs="Times New Roman"/>
                <w:sz w:val="20"/>
              </w:rPr>
              <w:t>71.6</w:t>
            </w:r>
          </w:p>
        </w:tc>
      </w:tr>
      <w:tr w:rsidR="000252CC" w14:paraId="14631E22" w14:textId="77777777" w:rsidTr="00B4491A">
        <w:tc>
          <w:tcPr>
            <w:tcW w:w="2088" w:type="dxa"/>
          </w:tcPr>
          <w:p w14:paraId="7B0E6686"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All plots</w:t>
            </w:r>
          </w:p>
        </w:tc>
        <w:tc>
          <w:tcPr>
            <w:tcW w:w="730" w:type="dxa"/>
            <w:vAlign w:val="center"/>
          </w:tcPr>
          <w:p w14:paraId="7280183D"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118</w:t>
            </w:r>
          </w:p>
        </w:tc>
        <w:tc>
          <w:tcPr>
            <w:tcW w:w="855" w:type="dxa"/>
            <w:vAlign w:val="center"/>
          </w:tcPr>
          <w:p w14:paraId="372EDC37"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w:t>
            </w:r>
          </w:p>
        </w:tc>
        <w:tc>
          <w:tcPr>
            <w:tcW w:w="786" w:type="dxa"/>
            <w:vAlign w:val="center"/>
          </w:tcPr>
          <w:p w14:paraId="1BC2EDCB"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5</w:t>
            </w:r>
            <w:r w:rsidRPr="0045530E">
              <w:rPr>
                <w:rFonts w:ascii="Times New Roman" w:hAnsi="Times New Roman" w:cs="Times New Roman"/>
              </w:rPr>
              <w:t xml:space="preserve">.5 </w:t>
            </w:r>
            <w:r w:rsidRPr="0045530E">
              <w:rPr>
                <w:rFonts w:ascii="Times New Roman" w:hAnsi="Times New Roman" w:cs="Times New Roman"/>
                <w:u w:val="single"/>
              </w:rPr>
              <w:t>+</w:t>
            </w:r>
            <w:r w:rsidRPr="0045530E">
              <w:rPr>
                <w:rFonts w:ascii="Times New Roman" w:hAnsi="Times New Roman" w:cs="Times New Roman"/>
              </w:rPr>
              <w:t xml:space="preserve"> 2.5</w:t>
            </w:r>
          </w:p>
        </w:tc>
        <w:tc>
          <w:tcPr>
            <w:tcW w:w="798" w:type="dxa"/>
            <w:gridSpan w:val="2"/>
            <w:vAlign w:val="center"/>
          </w:tcPr>
          <w:p w14:paraId="202946FC"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343</w:t>
            </w:r>
          </w:p>
        </w:tc>
        <w:tc>
          <w:tcPr>
            <w:tcW w:w="855" w:type="dxa"/>
            <w:vAlign w:val="center"/>
          </w:tcPr>
          <w:p w14:paraId="6A94FAE6"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21</w:t>
            </w:r>
          </w:p>
        </w:tc>
        <w:tc>
          <w:tcPr>
            <w:tcW w:w="787" w:type="dxa"/>
            <w:vAlign w:val="center"/>
          </w:tcPr>
          <w:p w14:paraId="706A4316"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 xml:space="preserve">66.2 </w:t>
            </w:r>
            <w:r w:rsidRPr="0045530E">
              <w:rPr>
                <w:rFonts w:ascii="Times New Roman" w:hAnsi="Times New Roman" w:cs="Times New Roman"/>
                <w:u w:val="single"/>
              </w:rPr>
              <w:t>+</w:t>
            </w:r>
            <w:r w:rsidRPr="0045530E">
              <w:rPr>
                <w:rFonts w:ascii="Times New Roman" w:hAnsi="Times New Roman" w:cs="Times New Roman"/>
              </w:rPr>
              <w:t xml:space="preserve"> </w:t>
            </w:r>
            <w:r>
              <w:rPr>
                <w:rFonts w:ascii="Times New Roman" w:hAnsi="Times New Roman" w:cs="Times New Roman"/>
              </w:rPr>
              <w:t>19.3</w:t>
            </w:r>
          </w:p>
        </w:tc>
        <w:tc>
          <w:tcPr>
            <w:tcW w:w="788" w:type="dxa"/>
            <w:vAlign w:val="center"/>
          </w:tcPr>
          <w:p w14:paraId="379C94A9"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81</w:t>
            </w:r>
          </w:p>
        </w:tc>
        <w:tc>
          <w:tcPr>
            <w:tcW w:w="855" w:type="dxa"/>
            <w:vAlign w:val="center"/>
          </w:tcPr>
          <w:p w14:paraId="0CFFE001"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43</w:t>
            </w:r>
          </w:p>
        </w:tc>
        <w:tc>
          <w:tcPr>
            <w:tcW w:w="782" w:type="dxa"/>
            <w:vAlign w:val="center"/>
          </w:tcPr>
          <w:p w14:paraId="4F413A37" w14:textId="77777777" w:rsidR="000252CC" w:rsidRDefault="000252CC" w:rsidP="00B4491A">
            <w:pPr>
              <w:contextualSpacing/>
              <w:jc w:val="center"/>
              <w:rPr>
                <w:rFonts w:ascii="Times New Roman" w:hAnsi="Times New Roman" w:cs="Times New Roman"/>
                <w:sz w:val="20"/>
              </w:rPr>
            </w:pPr>
            <w:r>
              <w:rPr>
                <w:rFonts w:ascii="Times New Roman" w:hAnsi="Times New Roman" w:cs="Times New Roman"/>
                <w:sz w:val="20"/>
              </w:rPr>
              <w:t xml:space="preserve">173.2 </w:t>
            </w:r>
            <w:r w:rsidRPr="0045530E">
              <w:rPr>
                <w:rFonts w:ascii="Times New Roman" w:hAnsi="Times New Roman" w:cs="Times New Roman"/>
                <w:sz w:val="20"/>
                <w:u w:val="single"/>
              </w:rPr>
              <w:t>+</w:t>
            </w:r>
            <w:r w:rsidRPr="001577C9">
              <w:rPr>
                <w:rFonts w:ascii="Times New Roman" w:hAnsi="Times New Roman" w:cs="Times New Roman"/>
                <w:sz w:val="20"/>
              </w:rPr>
              <w:t xml:space="preserve"> 59.1</w:t>
            </w:r>
          </w:p>
        </w:tc>
      </w:tr>
      <w:tr w:rsidR="000252CC" w14:paraId="7459B394" w14:textId="77777777" w:rsidTr="00B4491A">
        <w:trPr>
          <w:gridAfter w:val="3"/>
          <w:wAfter w:w="2425" w:type="dxa"/>
        </w:trPr>
        <w:tc>
          <w:tcPr>
            <w:tcW w:w="2088" w:type="dxa"/>
          </w:tcPr>
          <w:p w14:paraId="3987C323"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Monitoring Year</w:t>
            </w:r>
          </w:p>
        </w:tc>
        <w:tc>
          <w:tcPr>
            <w:tcW w:w="2377" w:type="dxa"/>
            <w:gridSpan w:val="4"/>
          </w:tcPr>
          <w:p w14:paraId="2855E5D1"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2017-18</w:t>
            </w:r>
          </w:p>
        </w:tc>
        <w:tc>
          <w:tcPr>
            <w:tcW w:w="2434" w:type="dxa"/>
            <w:gridSpan w:val="3"/>
          </w:tcPr>
          <w:p w14:paraId="025E3D13"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2018-19</w:t>
            </w:r>
          </w:p>
        </w:tc>
      </w:tr>
      <w:tr w:rsidR="000252CC" w14:paraId="68C6A30E" w14:textId="77777777" w:rsidTr="00B4491A">
        <w:trPr>
          <w:gridAfter w:val="3"/>
          <w:wAfter w:w="2425" w:type="dxa"/>
        </w:trPr>
        <w:tc>
          <w:tcPr>
            <w:tcW w:w="2088" w:type="dxa"/>
          </w:tcPr>
          <w:p w14:paraId="304B1F04"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Total Number of:</w:t>
            </w:r>
          </w:p>
        </w:tc>
        <w:tc>
          <w:tcPr>
            <w:tcW w:w="730" w:type="dxa"/>
          </w:tcPr>
          <w:p w14:paraId="4CF1BCBC" w14:textId="77777777" w:rsidR="000252CC" w:rsidRPr="007E122B" w:rsidRDefault="000252CC" w:rsidP="00B4491A">
            <w:pPr>
              <w:contextualSpacing/>
              <w:jc w:val="center"/>
              <w:rPr>
                <w:rFonts w:ascii="Times New Roman" w:hAnsi="Times New Roman" w:cs="Times New Roman"/>
                <w:sz w:val="20"/>
              </w:rPr>
            </w:pPr>
            <w:r>
              <w:rPr>
                <w:rFonts w:ascii="Times New Roman" w:hAnsi="Times New Roman" w:cs="Times New Roman"/>
                <w:sz w:val="20"/>
              </w:rPr>
              <w:t>Germ.</w:t>
            </w:r>
          </w:p>
        </w:tc>
        <w:tc>
          <w:tcPr>
            <w:tcW w:w="855" w:type="dxa"/>
          </w:tcPr>
          <w:p w14:paraId="70E261CB" w14:textId="77777777" w:rsidR="000252CC" w:rsidRPr="007E122B" w:rsidRDefault="000252CC" w:rsidP="00B4491A">
            <w:pPr>
              <w:contextualSpacing/>
              <w:jc w:val="center"/>
              <w:rPr>
                <w:rFonts w:ascii="Times New Roman" w:hAnsi="Times New Roman" w:cs="Times New Roman"/>
                <w:sz w:val="20"/>
              </w:rPr>
            </w:pPr>
            <w:proofErr w:type="spellStart"/>
            <w:r>
              <w:rPr>
                <w:rFonts w:ascii="Times New Roman" w:hAnsi="Times New Roman" w:cs="Times New Roman"/>
                <w:sz w:val="20"/>
              </w:rPr>
              <w:t>Reprod</w:t>
            </w:r>
            <w:proofErr w:type="spellEnd"/>
            <w:r>
              <w:rPr>
                <w:rFonts w:ascii="Times New Roman" w:hAnsi="Times New Roman" w:cs="Times New Roman"/>
                <w:sz w:val="20"/>
              </w:rPr>
              <w:t>.</w:t>
            </w:r>
          </w:p>
        </w:tc>
        <w:tc>
          <w:tcPr>
            <w:tcW w:w="792" w:type="dxa"/>
            <w:gridSpan w:val="2"/>
          </w:tcPr>
          <w:p w14:paraId="37CE9F5C"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Seed pods</w:t>
            </w:r>
          </w:p>
        </w:tc>
        <w:tc>
          <w:tcPr>
            <w:tcW w:w="792" w:type="dxa"/>
          </w:tcPr>
          <w:p w14:paraId="0CC45495" w14:textId="77777777" w:rsidR="000252CC" w:rsidRPr="007E122B" w:rsidRDefault="000252CC" w:rsidP="00B4491A">
            <w:pPr>
              <w:contextualSpacing/>
              <w:jc w:val="center"/>
              <w:rPr>
                <w:rFonts w:ascii="Times New Roman" w:hAnsi="Times New Roman" w:cs="Times New Roman"/>
                <w:sz w:val="20"/>
              </w:rPr>
            </w:pPr>
            <w:r>
              <w:rPr>
                <w:rFonts w:ascii="Times New Roman" w:hAnsi="Times New Roman" w:cs="Times New Roman"/>
                <w:sz w:val="20"/>
              </w:rPr>
              <w:t>Germ.</w:t>
            </w:r>
          </w:p>
        </w:tc>
        <w:tc>
          <w:tcPr>
            <w:tcW w:w="855" w:type="dxa"/>
          </w:tcPr>
          <w:p w14:paraId="62ED8888" w14:textId="77777777" w:rsidR="000252CC" w:rsidRPr="007E122B" w:rsidRDefault="000252CC" w:rsidP="00B4491A">
            <w:pPr>
              <w:contextualSpacing/>
              <w:jc w:val="center"/>
              <w:rPr>
                <w:rFonts w:ascii="Times New Roman" w:hAnsi="Times New Roman" w:cs="Times New Roman"/>
                <w:sz w:val="20"/>
              </w:rPr>
            </w:pPr>
            <w:proofErr w:type="spellStart"/>
            <w:r>
              <w:rPr>
                <w:rFonts w:ascii="Times New Roman" w:hAnsi="Times New Roman" w:cs="Times New Roman"/>
                <w:sz w:val="20"/>
              </w:rPr>
              <w:t>Reprod</w:t>
            </w:r>
            <w:proofErr w:type="spellEnd"/>
            <w:r>
              <w:rPr>
                <w:rFonts w:ascii="Times New Roman" w:hAnsi="Times New Roman" w:cs="Times New Roman"/>
                <w:sz w:val="20"/>
              </w:rPr>
              <w:t>.</w:t>
            </w:r>
          </w:p>
        </w:tc>
        <w:tc>
          <w:tcPr>
            <w:tcW w:w="787" w:type="dxa"/>
          </w:tcPr>
          <w:p w14:paraId="4D9BB048"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Seed pods</w:t>
            </w:r>
          </w:p>
        </w:tc>
      </w:tr>
      <w:tr w:rsidR="000252CC" w14:paraId="55646D3C" w14:textId="77777777" w:rsidTr="00B4491A">
        <w:trPr>
          <w:gridAfter w:val="3"/>
          <w:wAfter w:w="2425" w:type="dxa"/>
        </w:trPr>
        <w:tc>
          <w:tcPr>
            <w:tcW w:w="2088" w:type="dxa"/>
          </w:tcPr>
          <w:p w14:paraId="276A3551"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2014-15 Trial plots</w:t>
            </w:r>
          </w:p>
        </w:tc>
        <w:tc>
          <w:tcPr>
            <w:tcW w:w="730" w:type="dxa"/>
            <w:vAlign w:val="center"/>
          </w:tcPr>
          <w:p w14:paraId="308C271D"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30</w:t>
            </w:r>
          </w:p>
        </w:tc>
        <w:tc>
          <w:tcPr>
            <w:tcW w:w="855" w:type="dxa"/>
            <w:vAlign w:val="center"/>
          </w:tcPr>
          <w:p w14:paraId="0BC55057"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3</w:t>
            </w:r>
          </w:p>
        </w:tc>
        <w:tc>
          <w:tcPr>
            <w:tcW w:w="792" w:type="dxa"/>
            <w:gridSpan w:val="2"/>
            <w:vAlign w:val="center"/>
          </w:tcPr>
          <w:p w14:paraId="2BA7D40D" w14:textId="77777777" w:rsidR="000252CC" w:rsidRPr="000800C2" w:rsidRDefault="000252CC" w:rsidP="00B4491A">
            <w:pPr>
              <w:contextualSpacing/>
              <w:jc w:val="center"/>
              <w:rPr>
                <w:rFonts w:ascii="Times New Roman" w:hAnsi="Times New Roman" w:cs="Times New Roman"/>
              </w:rPr>
            </w:pPr>
            <w:r>
              <w:rPr>
                <w:rFonts w:ascii="Times New Roman" w:hAnsi="Times New Roman" w:cs="Times New Roman"/>
              </w:rPr>
              <w:t xml:space="preserve">18 </w:t>
            </w:r>
            <w:r>
              <w:rPr>
                <w:rFonts w:ascii="Times New Roman" w:hAnsi="Times New Roman" w:cs="Times New Roman"/>
                <w:u w:val="single"/>
              </w:rPr>
              <w:t>+</w:t>
            </w:r>
            <w:r>
              <w:rPr>
                <w:rFonts w:ascii="Times New Roman" w:hAnsi="Times New Roman" w:cs="Times New Roman"/>
              </w:rPr>
              <w:t xml:space="preserve"> 15.0</w:t>
            </w:r>
          </w:p>
        </w:tc>
        <w:tc>
          <w:tcPr>
            <w:tcW w:w="792" w:type="dxa"/>
            <w:vAlign w:val="center"/>
          </w:tcPr>
          <w:p w14:paraId="607EC446"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60</w:t>
            </w:r>
          </w:p>
        </w:tc>
        <w:tc>
          <w:tcPr>
            <w:tcW w:w="855" w:type="dxa"/>
            <w:vAlign w:val="center"/>
          </w:tcPr>
          <w:p w14:paraId="7A3C8B31"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28</w:t>
            </w:r>
          </w:p>
        </w:tc>
        <w:tc>
          <w:tcPr>
            <w:tcW w:w="787" w:type="dxa"/>
            <w:vAlign w:val="center"/>
          </w:tcPr>
          <w:p w14:paraId="7FB4C7DD" w14:textId="77777777" w:rsidR="000252CC" w:rsidRPr="000800C2" w:rsidRDefault="000252CC" w:rsidP="00B4491A">
            <w:pPr>
              <w:contextualSpacing/>
              <w:jc w:val="center"/>
              <w:rPr>
                <w:rFonts w:ascii="Times New Roman" w:hAnsi="Times New Roman" w:cs="Times New Roman"/>
              </w:rPr>
            </w:pPr>
            <w:r>
              <w:rPr>
                <w:rFonts w:ascii="Times New Roman" w:hAnsi="Times New Roman" w:cs="Times New Roman"/>
              </w:rPr>
              <w:t xml:space="preserve">86.1 </w:t>
            </w:r>
            <w:r>
              <w:rPr>
                <w:rFonts w:ascii="Times New Roman" w:hAnsi="Times New Roman" w:cs="Times New Roman"/>
                <w:u w:val="single"/>
              </w:rPr>
              <w:t>+</w:t>
            </w:r>
            <w:r>
              <w:rPr>
                <w:rFonts w:ascii="Times New Roman" w:hAnsi="Times New Roman" w:cs="Times New Roman"/>
              </w:rPr>
              <w:t xml:space="preserve"> 33.6</w:t>
            </w:r>
          </w:p>
        </w:tc>
      </w:tr>
      <w:tr w:rsidR="000252CC" w14:paraId="37DC22DA" w14:textId="77777777" w:rsidTr="00B4491A">
        <w:trPr>
          <w:gridAfter w:val="3"/>
          <w:wAfter w:w="2425" w:type="dxa"/>
        </w:trPr>
        <w:tc>
          <w:tcPr>
            <w:tcW w:w="2088" w:type="dxa"/>
          </w:tcPr>
          <w:p w14:paraId="08BF6BB2"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2015-16 Trial plots</w:t>
            </w:r>
          </w:p>
        </w:tc>
        <w:tc>
          <w:tcPr>
            <w:tcW w:w="730" w:type="dxa"/>
            <w:vAlign w:val="center"/>
          </w:tcPr>
          <w:p w14:paraId="3293376C"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59</w:t>
            </w:r>
          </w:p>
        </w:tc>
        <w:tc>
          <w:tcPr>
            <w:tcW w:w="855" w:type="dxa"/>
            <w:vAlign w:val="center"/>
          </w:tcPr>
          <w:p w14:paraId="54C20712"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11</w:t>
            </w:r>
          </w:p>
        </w:tc>
        <w:tc>
          <w:tcPr>
            <w:tcW w:w="792" w:type="dxa"/>
            <w:gridSpan w:val="2"/>
            <w:vAlign w:val="center"/>
          </w:tcPr>
          <w:p w14:paraId="32961967" w14:textId="77777777" w:rsidR="000252CC" w:rsidRPr="000800C2" w:rsidRDefault="000252CC" w:rsidP="00B4491A">
            <w:pPr>
              <w:contextualSpacing/>
              <w:jc w:val="center"/>
              <w:rPr>
                <w:rFonts w:ascii="Times New Roman" w:hAnsi="Times New Roman" w:cs="Times New Roman"/>
              </w:rPr>
            </w:pPr>
            <w:r>
              <w:rPr>
                <w:rFonts w:ascii="Times New Roman" w:hAnsi="Times New Roman" w:cs="Times New Roman"/>
              </w:rPr>
              <w:t xml:space="preserve">140 </w:t>
            </w:r>
            <w:r>
              <w:rPr>
                <w:rFonts w:ascii="Times New Roman" w:hAnsi="Times New Roman" w:cs="Times New Roman"/>
                <w:u w:val="single"/>
              </w:rPr>
              <w:t>+</w:t>
            </w:r>
            <w:r>
              <w:rPr>
                <w:rFonts w:ascii="Times New Roman" w:hAnsi="Times New Roman" w:cs="Times New Roman"/>
              </w:rPr>
              <w:t xml:space="preserve"> 83.9</w:t>
            </w:r>
          </w:p>
        </w:tc>
        <w:tc>
          <w:tcPr>
            <w:tcW w:w="792" w:type="dxa"/>
            <w:vAlign w:val="center"/>
          </w:tcPr>
          <w:p w14:paraId="4359526B"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134</w:t>
            </w:r>
          </w:p>
        </w:tc>
        <w:tc>
          <w:tcPr>
            <w:tcW w:w="855" w:type="dxa"/>
            <w:vAlign w:val="center"/>
          </w:tcPr>
          <w:p w14:paraId="54BBB015"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87</w:t>
            </w:r>
          </w:p>
        </w:tc>
        <w:tc>
          <w:tcPr>
            <w:tcW w:w="787" w:type="dxa"/>
            <w:vAlign w:val="center"/>
          </w:tcPr>
          <w:p w14:paraId="3F5EEDF8" w14:textId="77777777" w:rsidR="000252CC" w:rsidRPr="000800C2" w:rsidRDefault="000252CC" w:rsidP="00B4491A">
            <w:pPr>
              <w:contextualSpacing/>
              <w:jc w:val="center"/>
              <w:rPr>
                <w:rFonts w:ascii="Times New Roman" w:hAnsi="Times New Roman" w:cs="Times New Roman"/>
              </w:rPr>
            </w:pPr>
            <w:r>
              <w:rPr>
                <w:rFonts w:ascii="Times New Roman" w:hAnsi="Times New Roman" w:cs="Times New Roman"/>
              </w:rPr>
              <w:t xml:space="preserve">130.6 </w:t>
            </w:r>
            <w:r>
              <w:rPr>
                <w:rFonts w:ascii="Times New Roman" w:hAnsi="Times New Roman" w:cs="Times New Roman"/>
                <w:u w:val="single"/>
              </w:rPr>
              <w:t>+</w:t>
            </w:r>
            <w:r>
              <w:rPr>
                <w:rFonts w:ascii="Times New Roman" w:hAnsi="Times New Roman" w:cs="Times New Roman"/>
              </w:rPr>
              <w:t xml:space="preserve"> 19.8</w:t>
            </w:r>
          </w:p>
        </w:tc>
      </w:tr>
      <w:tr w:rsidR="000252CC" w14:paraId="5691B055" w14:textId="77777777" w:rsidTr="00B4491A">
        <w:trPr>
          <w:gridAfter w:val="3"/>
          <w:wAfter w:w="2425" w:type="dxa"/>
        </w:trPr>
        <w:tc>
          <w:tcPr>
            <w:tcW w:w="2088" w:type="dxa"/>
          </w:tcPr>
          <w:p w14:paraId="1331E448"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All Plots</w:t>
            </w:r>
          </w:p>
        </w:tc>
        <w:tc>
          <w:tcPr>
            <w:tcW w:w="730" w:type="dxa"/>
            <w:vAlign w:val="center"/>
          </w:tcPr>
          <w:p w14:paraId="7C0F64E3"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89</w:t>
            </w:r>
          </w:p>
        </w:tc>
        <w:tc>
          <w:tcPr>
            <w:tcW w:w="855" w:type="dxa"/>
            <w:vAlign w:val="center"/>
          </w:tcPr>
          <w:p w14:paraId="759E4449"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14</w:t>
            </w:r>
          </w:p>
        </w:tc>
        <w:tc>
          <w:tcPr>
            <w:tcW w:w="792" w:type="dxa"/>
            <w:gridSpan w:val="2"/>
            <w:vAlign w:val="center"/>
          </w:tcPr>
          <w:p w14:paraId="53AE8D0B" w14:textId="77777777" w:rsidR="000252CC" w:rsidRPr="000800C2" w:rsidRDefault="000252CC" w:rsidP="00B4491A">
            <w:pPr>
              <w:contextualSpacing/>
              <w:jc w:val="center"/>
              <w:rPr>
                <w:rFonts w:ascii="Times New Roman" w:hAnsi="Times New Roman" w:cs="Times New Roman"/>
              </w:rPr>
            </w:pPr>
            <w:r>
              <w:rPr>
                <w:rFonts w:ascii="Times New Roman" w:hAnsi="Times New Roman" w:cs="Times New Roman"/>
              </w:rPr>
              <w:t xml:space="preserve">99 </w:t>
            </w:r>
            <w:r>
              <w:rPr>
                <w:rFonts w:ascii="Times New Roman" w:hAnsi="Times New Roman" w:cs="Times New Roman"/>
                <w:u w:val="single"/>
              </w:rPr>
              <w:t>+</w:t>
            </w:r>
            <w:r>
              <w:rPr>
                <w:rFonts w:ascii="Times New Roman" w:hAnsi="Times New Roman" w:cs="Times New Roman"/>
              </w:rPr>
              <w:t xml:space="preserve"> 59.3</w:t>
            </w:r>
          </w:p>
        </w:tc>
        <w:tc>
          <w:tcPr>
            <w:tcW w:w="792" w:type="dxa"/>
            <w:vAlign w:val="center"/>
          </w:tcPr>
          <w:p w14:paraId="6A65C7D2"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194</w:t>
            </w:r>
          </w:p>
        </w:tc>
        <w:tc>
          <w:tcPr>
            <w:tcW w:w="855" w:type="dxa"/>
            <w:vAlign w:val="center"/>
          </w:tcPr>
          <w:p w14:paraId="5DAFA18C" w14:textId="77777777" w:rsidR="000252CC" w:rsidRDefault="000252CC" w:rsidP="00B4491A">
            <w:pPr>
              <w:contextualSpacing/>
              <w:jc w:val="center"/>
              <w:rPr>
                <w:rFonts w:ascii="Times New Roman" w:hAnsi="Times New Roman" w:cs="Times New Roman"/>
              </w:rPr>
            </w:pPr>
            <w:r>
              <w:rPr>
                <w:rFonts w:ascii="Times New Roman" w:hAnsi="Times New Roman" w:cs="Times New Roman"/>
              </w:rPr>
              <w:t>111</w:t>
            </w:r>
          </w:p>
        </w:tc>
        <w:tc>
          <w:tcPr>
            <w:tcW w:w="787" w:type="dxa"/>
            <w:vAlign w:val="center"/>
          </w:tcPr>
          <w:p w14:paraId="35D56508" w14:textId="77777777" w:rsidR="000252CC" w:rsidRPr="000800C2" w:rsidRDefault="000252CC" w:rsidP="00B4491A">
            <w:pPr>
              <w:contextualSpacing/>
              <w:jc w:val="center"/>
              <w:rPr>
                <w:rFonts w:ascii="Times New Roman" w:hAnsi="Times New Roman" w:cs="Times New Roman"/>
              </w:rPr>
            </w:pPr>
            <w:r>
              <w:rPr>
                <w:rFonts w:ascii="Times New Roman" w:hAnsi="Times New Roman" w:cs="Times New Roman"/>
              </w:rPr>
              <w:t xml:space="preserve">96.2 </w:t>
            </w:r>
            <w:r>
              <w:rPr>
                <w:rFonts w:ascii="Times New Roman" w:hAnsi="Times New Roman" w:cs="Times New Roman"/>
                <w:u w:val="single"/>
              </w:rPr>
              <w:t>+</w:t>
            </w:r>
            <w:r>
              <w:rPr>
                <w:rFonts w:ascii="Times New Roman" w:hAnsi="Times New Roman" w:cs="Times New Roman"/>
              </w:rPr>
              <w:t xml:space="preserve"> 21.5</w:t>
            </w:r>
          </w:p>
        </w:tc>
      </w:tr>
    </w:tbl>
    <w:p w14:paraId="2E269136" w14:textId="5D8A178F" w:rsidR="000252CC" w:rsidRDefault="00DE1A4E" w:rsidP="00E506B9">
      <w:pPr>
        <w:spacing w:after="0" w:line="240" w:lineRule="auto"/>
        <w:rPr>
          <w:rFonts w:ascii="Lucida Console" w:hAnsi="Lucida Console" w:cs="Times New Roman"/>
          <w:sz w:val="20"/>
          <w:szCs w:val="24"/>
        </w:rPr>
      </w:pPr>
      <w:r>
        <w:rPr>
          <w:rFonts w:ascii="Lucida Console" w:hAnsi="Lucida Console" w:cs="Times New Roman"/>
          <w:sz w:val="20"/>
          <w:szCs w:val="24"/>
        </w:rPr>
        <w:t>Table 1. Total germination, reproductive individuals and seed pods produced by Lupinus nipomensis individuals at Black Lake separated by sowing year.</w:t>
      </w:r>
      <w:r w:rsidR="00E506B9">
        <w:rPr>
          <w:rFonts w:ascii="Lucida Console" w:hAnsi="Lucida Console" w:cs="Times New Roman"/>
          <w:sz w:val="20"/>
          <w:szCs w:val="24"/>
        </w:rPr>
        <w:t xml:space="preserve"> A reproductive individual is one that produces reproductive organs, such as flowers, regardless of </w:t>
      </w:r>
      <w:commentRangeStart w:id="0"/>
      <w:r w:rsidR="00E506B9">
        <w:rPr>
          <w:rFonts w:ascii="Lucida Console" w:hAnsi="Lucida Console" w:cs="Times New Roman"/>
          <w:sz w:val="20"/>
          <w:szCs w:val="24"/>
        </w:rPr>
        <w:t>seed production</w:t>
      </w:r>
      <w:commentRangeEnd w:id="0"/>
      <w:r w:rsidR="000600F8">
        <w:rPr>
          <w:rStyle w:val="CommentReference"/>
        </w:rPr>
        <w:commentReference w:id="0"/>
      </w:r>
      <w:r w:rsidR="00E506B9">
        <w:rPr>
          <w:rFonts w:ascii="Lucida Console" w:hAnsi="Lucida Console" w:cs="Times New Roman"/>
          <w:sz w:val="20"/>
          <w:szCs w:val="24"/>
        </w:rPr>
        <w:t>.</w:t>
      </w:r>
    </w:p>
    <w:p w14:paraId="0CFCF195" w14:textId="77777777" w:rsidR="00DE1A4E" w:rsidRDefault="00DE1A4E" w:rsidP="000252CC">
      <w:pPr>
        <w:spacing w:after="0"/>
        <w:rPr>
          <w:rFonts w:ascii="Lucida Console" w:hAnsi="Lucida Console" w:cs="Times New Roman"/>
          <w:sz w:val="20"/>
          <w:szCs w:val="24"/>
        </w:rPr>
      </w:pPr>
    </w:p>
    <w:p w14:paraId="189D806A" w14:textId="10E5A3D1" w:rsidR="000252CC" w:rsidRDefault="000252CC" w:rsidP="00DE1A4E">
      <w:pPr>
        <w:spacing w:after="0"/>
        <w:ind w:firstLine="720"/>
        <w:rPr>
          <w:rFonts w:ascii="Times New Roman" w:hAnsi="Times New Roman" w:cs="Times New Roman"/>
          <w:sz w:val="24"/>
          <w:szCs w:val="24"/>
        </w:rPr>
      </w:pPr>
      <w:r>
        <w:rPr>
          <w:rFonts w:ascii="Times New Roman" w:hAnsi="Times New Roman" w:cs="Times New Roman"/>
          <w:sz w:val="24"/>
          <w:szCs w:val="24"/>
        </w:rPr>
        <w:t xml:space="preserve">During the fifth year of monitoring we </w:t>
      </w:r>
      <w:r w:rsidR="00A41F0C">
        <w:rPr>
          <w:rFonts w:ascii="Times New Roman" w:hAnsi="Times New Roman" w:cs="Times New Roman"/>
          <w:sz w:val="24"/>
          <w:szCs w:val="24"/>
        </w:rPr>
        <w:t>found</w:t>
      </w:r>
      <w:r>
        <w:rPr>
          <w:rFonts w:ascii="Times New Roman" w:hAnsi="Times New Roman" w:cs="Times New Roman"/>
          <w:sz w:val="24"/>
          <w:szCs w:val="24"/>
        </w:rPr>
        <w:t xml:space="preserve"> that the number of individuals germinating and reaching reproductive potential </w:t>
      </w:r>
      <w:r w:rsidR="00A41F0C">
        <w:rPr>
          <w:rFonts w:ascii="Times New Roman" w:hAnsi="Times New Roman" w:cs="Times New Roman"/>
          <w:sz w:val="24"/>
          <w:szCs w:val="24"/>
        </w:rPr>
        <w:t xml:space="preserve">continues to </w:t>
      </w:r>
      <w:r>
        <w:rPr>
          <w:rFonts w:ascii="Times New Roman" w:hAnsi="Times New Roman" w:cs="Times New Roman"/>
          <w:sz w:val="24"/>
          <w:szCs w:val="24"/>
        </w:rPr>
        <w:t>steadily increas</w:t>
      </w:r>
      <w:r w:rsidR="00A41F0C">
        <w:rPr>
          <w:rFonts w:ascii="Times New Roman" w:hAnsi="Times New Roman" w:cs="Times New Roman"/>
          <w:sz w:val="24"/>
          <w:szCs w:val="24"/>
        </w:rPr>
        <w:t>e</w:t>
      </w:r>
      <w:r>
        <w:rPr>
          <w:rFonts w:ascii="Times New Roman" w:hAnsi="Times New Roman" w:cs="Times New Roman"/>
          <w:sz w:val="24"/>
          <w:szCs w:val="24"/>
        </w:rPr>
        <w:t xml:space="preserve"> from previous years</w:t>
      </w:r>
      <w:r w:rsidR="00DE1A4E">
        <w:rPr>
          <w:rFonts w:ascii="Times New Roman" w:hAnsi="Times New Roman" w:cs="Times New Roman"/>
          <w:sz w:val="24"/>
          <w:szCs w:val="24"/>
        </w:rPr>
        <w:t xml:space="preserve"> (</w:t>
      </w:r>
      <w:r w:rsidR="00DE1A4E" w:rsidRPr="00DE1A4E">
        <w:rPr>
          <w:rFonts w:ascii="Times New Roman" w:hAnsi="Times New Roman" w:cs="Times New Roman"/>
          <w:b/>
          <w:bCs/>
          <w:sz w:val="24"/>
          <w:szCs w:val="24"/>
        </w:rPr>
        <w:t>Fig</w:t>
      </w:r>
      <w:r w:rsidR="00DE1A4E">
        <w:rPr>
          <w:rFonts w:ascii="Times New Roman" w:hAnsi="Times New Roman" w:cs="Times New Roman"/>
          <w:sz w:val="24"/>
          <w:szCs w:val="24"/>
        </w:rPr>
        <w:t xml:space="preserve"> </w:t>
      </w:r>
      <w:r w:rsidR="000F6D0D">
        <w:rPr>
          <w:rFonts w:ascii="Times New Roman" w:hAnsi="Times New Roman" w:cs="Times New Roman"/>
          <w:b/>
          <w:bCs/>
          <w:sz w:val="24"/>
          <w:szCs w:val="24"/>
        </w:rPr>
        <w:t>4</w:t>
      </w:r>
      <w:r w:rsidR="00DE1A4E">
        <w:rPr>
          <w:rFonts w:ascii="Times New Roman" w:hAnsi="Times New Roman" w:cs="Times New Roman"/>
          <w:sz w:val="24"/>
          <w:szCs w:val="24"/>
        </w:rPr>
        <w:t xml:space="preserve">; </w:t>
      </w:r>
      <w:r w:rsidR="00DE1A4E" w:rsidRPr="00DE1A4E">
        <w:rPr>
          <w:rFonts w:ascii="Times New Roman" w:hAnsi="Times New Roman" w:cs="Times New Roman"/>
          <w:b/>
          <w:bCs/>
          <w:sz w:val="24"/>
          <w:szCs w:val="24"/>
        </w:rPr>
        <w:t>Table</w:t>
      </w:r>
      <w:r w:rsidR="00DE1A4E">
        <w:rPr>
          <w:rFonts w:ascii="Times New Roman" w:hAnsi="Times New Roman" w:cs="Times New Roman"/>
          <w:sz w:val="24"/>
          <w:szCs w:val="24"/>
        </w:rPr>
        <w:t xml:space="preserve"> </w:t>
      </w:r>
      <w:r w:rsidR="00DE1A4E" w:rsidRPr="00DE1A4E">
        <w:rPr>
          <w:rFonts w:ascii="Times New Roman" w:hAnsi="Times New Roman" w:cs="Times New Roman"/>
          <w:b/>
          <w:bCs/>
          <w:sz w:val="24"/>
          <w:szCs w:val="24"/>
        </w:rPr>
        <w:t>1</w:t>
      </w:r>
      <w:r w:rsidR="00DE1A4E">
        <w:rPr>
          <w:rFonts w:ascii="Times New Roman" w:hAnsi="Times New Roman" w:cs="Times New Roman"/>
          <w:sz w:val="24"/>
          <w:szCs w:val="24"/>
        </w:rPr>
        <w:t>)</w:t>
      </w:r>
      <w:r>
        <w:rPr>
          <w:rFonts w:ascii="Times New Roman" w:hAnsi="Times New Roman" w:cs="Times New Roman"/>
          <w:sz w:val="24"/>
          <w:szCs w:val="24"/>
        </w:rPr>
        <w:t xml:space="preserve">. </w:t>
      </w:r>
      <w:r w:rsidR="00A41F0C">
        <w:rPr>
          <w:rFonts w:ascii="Times New Roman" w:hAnsi="Times New Roman" w:cs="Times New Roman"/>
          <w:sz w:val="24"/>
          <w:szCs w:val="24"/>
        </w:rPr>
        <w:t>Individuals sowed in the second year (2015-16) continue to have greater reproductive output compared to those sowed in the first year (2014-15</w:t>
      </w:r>
      <w:r w:rsidR="00DE1A4E">
        <w:rPr>
          <w:rFonts w:ascii="Times New Roman" w:hAnsi="Times New Roman" w:cs="Times New Roman"/>
          <w:sz w:val="24"/>
          <w:szCs w:val="24"/>
        </w:rPr>
        <w:t xml:space="preserve">; </w:t>
      </w:r>
      <w:r w:rsidR="00DE1A4E" w:rsidRPr="00DE1A4E">
        <w:rPr>
          <w:rFonts w:ascii="Times New Roman" w:hAnsi="Times New Roman" w:cs="Times New Roman"/>
          <w:b/>
          <w:bCs/>
          <w:sz w:val="24"/>
          <w:szCs w:val="24"/>
        </w:rPr>
        <w:t>Table 1</w:t>
      </w:r>
      <w:r w:rsidR="00A41F0C">
        <w:rPr>
          <w:rFonts w:ascii="Times New Roman" w:hAnsi="Times New Roman" w:cs="Times New Roman"/>
          <w:sz w:val="24"/>
          <w:szCs w:val="24"/>
        </w:rPr>
        <w:t xml:space="preserve">). We also find a significant legacy effect in successful plots, where plots that had previously seeded had higher counts of germinants and reproductive individuals (p &lt; 0.05). </w:t>
      </w:r>
    </w:p>
    <w:p w14:paraId="65786999" w14:textId="0439EE41" w:rsidR="00DE1A4E" w:rsidRPr="00DE1A4E" w:rsidRDefault="00DE1A4E" w:rsidP="00DE1A4E">
      <w:pPr>
        <w:spacing w:after="0"/>
        <w:ind w:firstLine="720"/>
        <w:rPr>
          <w:rFonts w:ascii="Times New Roman" w:hAnsi="Times New Roman" w:cs="Times New Roman"/>
          <w:b/>
          <w:bCs/>
          <w:sz w:val="24"/>
          <w:szCs w:val="24"/>
        </w:rPr>
      </w:pPr>
      <w:r>
        <w:rPr>
          <w:rFonts w:ascii="Times New Roman" w:hAnsi="Times New Roman" w:cs="Times New Roman"/>
          <w:color w:val="000000"/>
          <w:sz w:val="24"/>
          <w:szCs w:val="24"/>
        </w:rPr>
        <w:t>Percent germination is determined by dividing the total germination in a plot by the estimated seedbank. P</w:t>
      </w:r>
      <w:r w:rsidRPr="00A41F0C">
        <w:rPr>
          <w:rFonts w:ascii="Times New Roman" w:hAnsi="Times New Roman" w:cs="Times New Roman"/>
          <w:color w:val="000000"/>
          <w:sz w:val="24"/>
          <w:szCs w:val="24"/>
        </w:rPr>
        <w:t>ercent germination</w:t>
      </w:r>
      <w:r>
        <w:rPr>
          <w:rFonts w:ascii="Times New Roman" w:hAnsi="Times New Roman" w:cs="Times New Roman"/>
          <w:color w:val="000000"/>
          <w:sz w:val="24"/>
          <w:szCs w:val="24"/>
        </w:rPr>
        <w:t xml:space="preserve"> decreases with each succeeding year where</w:t>
      </w:r>
      <w:r w:rsidRPr="00A41F0C">
        <w:rPr>
          <w:rFonts w:ascii="Times New Roman" w:hAnsi="Times New Roman" w:cs="Times New Roman"/>
          <w:color w:val="000000"/>
          <w:sz w:val="24"/>
          <w:szCs w:val="24"/>
        </w:rPr>
        <w:t xml:space="preserve"> year 4 and 5 were significantly lower than all others, year 3 was lower than year 2 and 1</w:t>
      </w:r>
      <w:r>
        <w:rPr>
          <w:rFonts w:ascii="Times New Roman" w:hAnsi="Times New Roman" w:cs="Times New Roman"/>
          <w:color w:val="000000"/>
          <w:sz w:val="24"/>
          <w:szCs w:val="24"/>
        </w:rPr>
        <w:t xml:space="preserve"> (p &lt; 0.05; </w:t>
      </w:r>
      <w:r w:rsidRPr="00DE1A4E">
        <w:rPr>
          <w:rFonts w:ascii="Times New Roman" w:hAnsi="Times New Roman" w:cs="Times New Roman"/>
          <w:b/>
          <w:bCs/>
          <w:color w:val="000000"/>
          <w:sz w:val="24"/>
          <w:szCs w:val="24"/>
        </w:rPr>
        <w:t xml:space="preserve">Fig. </w:t>
      </w:r>
      <w:r w:rsidR="000F6D0D">
        <w:rPr>
          <w:rFonts w:ascii="Times New Roman" w:hAnsi="Times New Roman" w:cs="Times New Roman"/>
          <w:b/>
          <w:bCs/>
          <w:color w:val="000000"/>
          <w:sz w:val="24"/>
          <w:szCs w:val="24"/>
        </w:rPr>
        <w:t>4</w:t>
      </w:r>
      <w:r>
        <w:rPr>
          <w:rFonts w:ascii="Times New Roman" w:hAnsi="Times New Roman" w:cs="Times New Roman"/>
          <w:color w:val="000000"/>
          <w:sz w:val="24"/>
          <w:szCs w:val="24"/>
        </w:rPr>
        <w:t>)</w:t>
      </w:r>
      <w:r w:rsidRPr="00A41F0C">
        <w:rPr>
          <w:rFonts w:ascii="Times New Roman" w:hAnsi="Times New Roman" w:cs="Times New Roman"/>
          <w:color w:val="000000"/>
          <w:sz w:val="24"/>
          <w:szCs w:val="24"/>
        </w:rPr>
        <w:t xml:space="preserve">. </w:t>
      </w:r>
      <w:r w:rsidR="003D2F45">
        <w:rPr>
          <w:rFonts w:ascii="Times New Roman" w:hAnsi="Times New Roman" w:cs="Times New Roman"/>
          <w:sz w:val="24"/>
          <w:szCs w:val="24"/>
        </w:rPr>
        <w:t>Seedbank accumulation was weakly correlated with patterns of percent germination (r</w:t>
      </w:r>
      <w:r w:rsidR="003D2F45">
        <w:rPr>
          <w:rFonts w:ascii="Times New Roman" w:hAnsi="Times New Roman" w:cs="Times New Roman"/>
          <w:sz w:val="24"/>
          <w:szCs w:val="24"/>
          <w:vertAlign w:val="superscript"/>
        </w:rPr>
        <w:t>2</w:t>
      </w:r>
      <w:r w:rsidR="003D2F45">
        <w:rPr>
          <w:rFonts w:ascii="Times New Roman" w:hAnsi="Times New Roman" w:cs="Times New Roman"/>
          <w:sz w:val="24"/>
          <w:szCs w:val="24"/>
        </w:rPr>
        <w:t xml:space="preserve"> = 0.26, p &lt; 0.05; </w:t>
      </w:r>
      <w:r w:rsidR="003D2F45" w:rsidRPr="003D2F45">
        <w:rPr>
          <w:rFonts w:ascii="Times New Roman" w:hAnsi="Times New Roman" w:cs="Times New Roman"/>
          <w:b/>
          <w:bCs/>
          <w:sz w:val="24"/>
          <w:szCs w:val="24"/>
        </w:rPr>
        <w:t xml:space="preserve">Fig. </w:t>
      </w:r>
      <w:r w:rsidR="000F6D0D">
        <w:rPr>
          <w:rFonts w:ascii="Times New Roman" w:hAnsi="Times New Roman" w:cs="Times New Roman"/>
          <w:b/>
          <w:bCs/>
          <w:sz w:val="24"/>
          <w:szCs w:val="24"/>
        </w:rPr>
        <w:t>5</w:t>
      </w:r>
      <w:r w:rsidR="003D2F45">
        <w:rPr>
          <w:rFonts w:ascii="Times New Roman" w:hAnsi="Times New Roman" w:cs="Times New Roman"/>
          <w:sz w:val="24"/>
          <w:szCs w:val="24"/>
        </w:rPr>
        <w:t xml:space="preserve">). </w:t>
      </w:r>
      <w:r w:rsidRPr="00A41F0C">
        <w:rPr>
          <w:rFonts w:ascii="Times New Roman" w:hAnsi="Times New Roman" w:cs="Times New Roman"/>
          <w:color w:val="000000"/>
          <w:sz w:val="24"/>
          <w:szCs w:val="24"/>
        </w:rPr>
        <w:t xml:space="preserve">For seedpod production, </w:t>
      </w:r>
      <w:r>
        <w:rPr>
          <w:rFonts w:ascii="Times New Roman" w:hAnsi="Times New Roman" w:cs="Times New Roman"/>
          <w:color w:val="000000"/>
          <w:sz w:val="24"/>
          <w:szCs w:val="24"/>
        </w:rPr>
        <w:t>y</w:t>
      </w:r>
      <w:r w:rsidRPr="00A41F0C">
        <w:rPr>
          <w:rFonts w:ascii="Times New Roman" w:hAnsi="Times New Roman" w:cs="Times New Roman"/>
          <w:color w:val="000000"/>
          <w:sz w:val="24"/>
          <w:szCs w:val="24"/>
        </w:rPr>
        <w:t xml:space="preserve">ears 3 and 5 produced more seed than year 2 and 1. For average proportion of germinants that reached reproductive capability, </w:t>
      </w:r>
      <w:r>
        <w:rPr>
          <w:rFonts w:ascii="Times New Roman" w:hAnsi="Times New Roman" w:cs="Times New Roman"/>
          <w:color w:val="000000"/>
          <w:sz w:val="24"/>
          <w:szCs w:val="24"/>
        </w:rPr>
        <w:t>y</w:t>
      </w:r>
      <w:r w:rsidRPr="00A41F0C">
        <w:rPr>
          <w:rFonts w:ascii="Times New Roman" w:hAnsi="Times New Roman" w:cs="Times New Roman"/>
          <w:color w:val="000000"/>
          <w:sz w:val="24"/>
          <w:szCs w:val="24"/>
        </w:rPr>
        <w:t xml:space="preserve">ear 5 and </w:t>
      </w:r>
      <w:r>
        <w:rPr>
          <w:rFonts w:ascii="Times New Roman" w:hAnsi="Times New Roman" w:cs="Times New Roman"/>
          <w:color w:val="000000"/>
          <w:sz w:val="24"/>
          <w:szCs w:val="24"/>
        </w:rPr>
        <w:t>y</w:t>
      </w:r>
      <w:r w:rsidRPr="00A41F0C">
        <w:rPr>
          <w:rFonts w:ascii="Times New Roman" w:hAnsi="Times New Roman" w:cs="Times New Roman"/>
          <w:color w:val="000000"/>
          <w:sz w:val="24"/>
          <w:szCs w:val="24"/>
        </w:rPr>
        <w:t xml:space="preserve">ear 3 had higher proportions than </w:t>
      </w:r>
      <w:r>
        <w:rPr>
          <w:rFonts w:ascii="Times New Roman" w:hAnsi="Times New Roman" w:cs="Times New Roman"/>
          <w:color w:val="000000"/>
          <w:sz w:val="24"/>
          <w:szCs w:val="24"/>
        </w:rPr>
        <w:t>y</w:t>
      </w:r>
      <w:r w:rsidRPr="00A41F0C">
        <w:rPr>
          <w:rFonts w:ascii="Times New Roman" w:hAnsi="Times New Roman" w:cs="Times New Roman"/>
          <w:color w:val="000000"/>
          <w:sz w:val="24"/>
          <w:szCs w:val="24"/>
        </w:rPr>
        <w:t>ear 2 and 1</w:t>
      </w:r>
      <w:r>
        <w:rPr>
          <w:rFonts w:ascii="Times New Roman" w:hAnsi="Times New Roman" w:cs="Times New Roman"/>
          <w:color w:val="000000"/>
          <w:sz w:val="24"/>
          <w:szCs w:val="24"/>
        </w:rPr>
        <w:t xml:space="preserve"> (p &lt; 0.05; </w:t>
      </w:r>
      <w:r w:rsidRPr="00DE1A4E">
        <w:rPr>
          <w:rFonts w:ascii="Times New Roman" w:hAnsi="Times New Roman" w:cs="Times New Roman"/>
          <w:b/>
          <w:bCs/>
          <w:color w:val="000000"/>
          <w:sz w:val="24"/>
          <w:szCs w:val="24"/>
        </w:rPr>
        <w:t>Fig</w:t>
      </w:r>
      <w:r>
        <w:rPr>
          <w:rFonts w:ascii="Times New Roman" w:hAnsi="Times New Roman" w:cs="Times New Roman"/>
          <w:b/>
          <w:bCs/>
          <w:color w:val="000000"/>
          <w:sz w:val="24"/>
          <w:szCs w:val="24"/>
        </w:rPr>
        <w:t xml:space="preserve">. </w:t>
      </w:r>
      <w:r w:rsidR="000F6D0D">
        <w:rPr>
          <w:rFonts w:ascii="Times New Roman" w:hAnsi="Times New Roman" w:cs="Times New Roman"/>
          <w:b/>
          <w:bCs/>
          <w:color w:val="000000"/>
          <w:sz w:val="24"/>
          <w:szCs w:val="24"/>
        </w:rPr>
        <w:t>4</w:t>
      </w:r>
      <w:r>
        <w:rPr>
          <w:rFonts w:ascii="Times New Roman" w:hAnsi="Times New Roman" w:cs="Times New Roman"/>
          <w:color w:val="000000"/>
          <w:sz w:val="24"/>
          <w:szCs w:val="24"/>
        </w:rPr>
        <w:t>)</w:t>
      </w:r>
      <w:r w:rsidRPr="00A41F0C">
        <w:rPr>
          <w:rFonts w:ascii="Times New Roman" w:hAnsi="Times New Roman" w:cs="Times New Roman"/>
          <w:color w:val="000000"/>
          <w:sz w:val="24"/>
          <w:szCs w:val="24"/>
        </w:rPr>
        <w:t>.</w:t>
      </w:r>
      <w:r w:rsidR="003D2F45" w:rsidRPr="003D2F45">
        <w:rPr>
          <w:rFonts w:ascii="Times New Roman" w:hAnsi="Times New Roman" w:cs="Times New Roman"/>
          <w:sz w:val="24"/>
          <w:szCs w:val="24"/>
        </w:rPr>
        <w:t xml:space="preserve"> </w:t>
      </w:r>
    </w:p>
    <w:p w14:paraId="67FCC5D6" w14:textId="1662355E" w:rsidR="007310C7" w:rsidRDefault="007310C7" w:rsidP="007310C7">
      <w:pPr>
        <w:pStyle w:val="HTMLPreformatted"/>
        <w:shd w:val="clear" w:color="auto" w:fill="FFFFFF"/>
        <w:wordWrap w:val="0"/>
        <w:spacing w:line="251" w:lineRule="atLeast"/>
        <w:rPr>
          <w:rFonts w:ascii="Lucida Console" w:hAnsi="Lucida Console"/>
          <w:color w:val="000000"/>
        </w:rPr>
      </w:pPr>
      <w:r>
        <w:rPr>
          <w:rFonts w:ascii="Times New Roman" w:hAnsi="Times New Roman" w:cs="Times New Roman"/>
          <w:noProof/>
          <w:sz w:val="24"/>
          <w:szCs w:val="24"/>
        </w:rPr>
        <w:lastRenderedPageBreak/>
        <w:drawing>
          <wp:inline distT="0" distB="0" distL="0" distR="0" wp14:anchorId="0E1BB385" wp14:editId="190327C0">
            <wp:extent cx="5942896" cy="33770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50115" cy="3381147"/>
                    </a:xfrm>
                    <a:prstGeom prst="rect">
                      <a:avLst/>
                    </a:prstGeom>
                    <a:noFill/>
                    <a:ln w="9525">
                      <a:noFill/>
                      <a:miter lim="800000"/>
                      <a:headEnd/>
                      <a:tailEnd/>
                    </a:ln>
                  </pic:spPr>
                </pic:pic>
              </a:graphicData>
            </a:graphic>
          </wp:inline>
        </w:drawing>
      </w:r>
    </w:p>
    <w:p w14:paraId="50A60CF2" w14:textId="704BC239" w:rsidR="00DE1A4E" w:rsidRDefault="00DE1A4E" w:rsidP="00E506B9">
      <w:pPr>
        <w:pStyle w:val="HTMLPreformatted"/>
        <w:shd w:val="clear" w:color="auto" w:fill="FFFFFF"/>
        <w:wordWrap w:val="0"/>
        <w:rPr>
          <w:rFonts w:ascii="Lucida Console" w:hAnsi="Lucida Console"/>
          <w:color w:val="000000"/>
        </w:rPr>
      </w:pPr>
      <w:r w:rsidRPr="00E506B9">
        <w:rPr>
          <w:rFonts w:ascii="Lucida Console" w:hAnsi="Lucida Console"/>
          <w:b/>
          <w:bCs/>
          <w:color w:val="000000"/>
        </w:rPr>
        <w:t>Fig</w:t>
      </w:r>
      <w:r w:rsidR="00E506B9" w:rsidRPr="00E506B9">
        <w:rPr>
          <w:rFonts w:ascii="Lucida Console" w:hAnsi="Lucida Console"/>
          <w:b/>
          <w:bCs/>
          <w:color w:val="000000"/>
        </w:rPr>
        <w:t>ure</w:t>
      </w:r>
      <w:r w:rsidRPr="00E506B9">
        <w:rPr>
          <w:rFonts w:ascii="Lucida Console" w:hAnsi="Lucida Console"/>
          <w:b/>
          <w:bCs/>
          <w:color w:val="000000"/>
        </w:rPr>
        <w:t xml:space="preserve"> </w:t>
      </w:r>
      <w:r w:rsidR="000F6D0D">
        <w:rPr>
          <w:rFonts w:ascii="Lucida Console" w:hAnsi="Lucida Console"/>
          <w:b/>
          <w:bCs/>
          <w:color w:val="000000"/>
        </w:rPr>
        <w:t>4</w:t>
      </w:r>
      <w:r w:rsidR="00E506B9">
        <w:rPr>
          <w:rFonts w:ascii="Lucida Console" w:hAnsi="Lucida Console"/>
          <w:color w:val="000000"/>
        </w:rPr>
        <w:t>.</w:t>
      </w:r>
      <w:r>
        <w:rPr>
          <w:rFonts w:ascii="Lucida Console" w:hAnsi="Lucida Console"/>
          <w:color w:val="000000"/>
        </w:rPr>
        <w:t xml:space="preserve"> Upper left panel shows average percent germination of Lupinus </w:t>
      </w:r>
      <w:bookmarkStart w:id="1" w:name="_GoBack"/>
      <w:bookmarkEnd w:id="1"/>
      <w:r>
        <w:rPr>
          <w:rFonts w:ascii="Lucida Console" w:hAnsi="Lucida Console"/>
          <w:color w:val="000000"/>
        </w:rPr>
        <w:t xml:space="preserve">nipomensis at a plot level by year monitored. Percent germination is a ratio of total germinants in a plot compared to the total estimated seedbank of a plot. The upper right panel shows average seed production by individuals at a plot level by year monitored. The lower left panel shows the average proportion of individuals that reached reproductive potential within a plot given that there were germinants </w:t>
      </w:r>
      <w:commentRangeStart w:id="2"/>
      <w:r>
        <w:rPr>
          <w:rFonts w:ascii="Lucida Console" w:hAnsi="Lucida Console"/>
          <w:color w:val="000000"/>
        </w:rPr>
        <w:t>in that plot</w:t>
      </w:r>
      <w:commentRangeEnd w:id="2"/>
      <w:r w:rsidR="000600F8">
        <w:rPr>
          <w:rStyle w:val="CommentReference"/>
          <w:rFonts w:asciiTheme="minorHAnsi" w:eastAsiaTheme="minorHAnsi" w:hAnsiTheme="minorHAnsi" w:cstheme="minorBidi"/>
        </w:rPr>
        <w:commentReference w:id="2"/>
      </w:r>
      <w:r>
        <w:rPr>
          <w:rFonts w:ascii="Lucida Console" w:hAnsi="Lucida Console"/>
          <w:color w:val="000000"/>
        </w:rPr>
        <w:t>.</w:t>
      </w:r>
    </w:p>
    <w:p w14:paraId="435368A5" w14:textId="77777777" w:rsidR="007B42A2" w:rsidRDefault="007B42A2" w:rsidP="00E506B9">
      <w:pPr>
        <w:pStyle w:val="HTMLPreformatted"/>
        <w:shd w:val="clear" w:color="auto" w:fill="FFFFFF"/>
        <w:wordWrap w:val="0"/>
        <w:rPr>
          <w:rFonts w:ascii="Lucida Console" w:hAnsi="Lucida Console"/>
          <w:color w:val="000000"/>
        </w:rPr>
      </w:pPr>
    </w:p>
    <w:p w14:paraId="1E6A4230" w14:textId="77777777" w:rsidR="00C87CDB" w:rsidRDefault="00C87CDB" w:rsidP="00C87CDB">
      <w:pPr>
        <w:pStyle w:val="HTMLPreformatted"/>
        <w:shd w:val="clear" w:color="auto" w:fill="FFFFFF"/>
        <w:wordWrap w:val="0"/>
        <w:spacing w:line="251" w:lineRule="atLeast"/>
        <w:jc w:val="center"/>
        <w:rPr>
          <w:rFonts w:ascii="Lucida Console" w:hAnsi="Lucida Console"/>
          <w:b/>
          <w:bCs/>
          <w:color w:val="000000"/>
        </w:rPr>
      </w:pPr>
      <w:r>
        <w:rPr>
          <w:rFonts w:ascii="Lucida Console" w:hAnsi="Lucida Console" w:cs="Times New Roman"/>
          <w:noProof/>
          <w:szCs w:val="24"/>
        </w:rPr>
        <w:drawing>
          <wp:inline distT="0" distB="0" distL="0" distR="0" wp14:anchorId="7777E808" wp14:editId="0373E67D">
            <wp:extent cx="4872355" cy="3429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cstate="print"/>
                    <a:srcRect t="8201" b="1635"/>
                    <a:stretch/>
                  </pic:blipFill>
                  <pic:spPr bwMode="auto">
                    <a:xfrm>
                      <a:off x="0" y="0"/>
                      <a:ext cx="4891270" cy="3442312"/>
                    </a:xfrm>
                    <a:prstGeom prst="rect">
                      <a:avLst/>
                    </a:prstGeom>
                    <a:noFill/>
                    <a:ln>
                      <a:noFill/>
                    </a:ln>
                    <a:extLst>
                      <a:ext uri="{53640926-AAD7-44d8-BBD7-CCE9431645EC}">
                        <a14:shadowObscured xmlns:a14="http://schemas.microsoft.com/office/drawing/2010/main"/>
                      </a:ext>
                    </a:extLst>
                  </pic:spPr>
                </pic:pic>
              </a:graphicData>
            </a:graphic>
          </wp:inline>
        </w:drawing>
      </w:r>
      <w:r w:rsidRPr="00C87CDB">
        <w:rPr>
          <w:rFonts w:ascii="Lucida Console" w:hAnsi="Lucida Console"/>
          <w:b/>
          <w:bCs/>
          <w:color w:val="000000"/>
        </w:rPr>
        <w:t xml:space="preserve"> </w:t>
      </w:r>
    </w:p>
    <w:p w14:paraId="6D79DF49" w14:textId="787CBB1F" w:rsidR="00C87CDB" w:rsidRDefault="00C87CDB" w:rsidP="00C87CDB">
      <w:pPr>
        <w:pStyle w:val="HTMLPreformatted"/>
        <w:shd w:val="clear" w:color="auto" w:fill="FFFFFF"/>
        <w:wordWrap w:val="0"/>
        <w:spacing w:line="251" w:lineRule="atLeast"/>
        <w:rPr>
          <w:rFonts w:ascii="Lucida Console" w:hAnsi="Lucida Console"/>
          <w:color w:val="000000"/>
        </w:rPr>
      </w:pPr>
      <w:r w:rsidRPr="00E506B9">
        <w:rPr>
          <w:rFonts w:ascii="Lucida Console" w:hAnsi="Lucida Console"/>
          <w:b/>
          <w:bCs/>
          <w:color w:val="000000"/>
        </w:rPr>
        <w:t xml:space="preserve">Figure </w:t>
      </w:r>
      <w:r w:rsidR="000F6D0D">
        <w:rPr>
          <w:rFonts w:ascii="Lucida Console" w:hAnsi="Lucida Console"/>
          <w:b/>
          <w:bCs/>
          <w:color w:val="000000"/>
        </w:rPr>
        <w:t>5</w:t>
      </w:r>
      <w:r>
        <w:rPr>
          <w:rFonts w:ascii="Lucida Console" w:hAnsi="Lucida Console"/>
          <w:color w:val="000000"/>
        </w:rPr>
        <w:t>. A plot showing the relationship between</w:t>
      </w:r>
      <w:r w:rsidR="003D2F45">
        <w:rPr>
          <w:rFonts w:ascii="Lucida Console" w:hAnsi="Lucida Console"/>
          <w:color w:val="000000"/>
        </w:rPr>
        <w:t xml:space="preserve"> percent</w:t>
      </w:r>
      <w:r>
        <w:rPr>
          <w:rFonts w:ascii="Lucida Console" w:hAnsi="Lucida Console"/>
          <w:color w:val="000000"/>
        </w:rPr>
        <w:t xml:space="preserve"> germination and seedbank accumulation.</w:t>
      </w:r>
    </w:p>
    <w:p w14:paraId="640C637F" w14:textId="77777777" w:rsidR="00DE1A4E" w:rsidRPr="000252CC" w:rsidRDefault="00DE1A4E" w:rsidP="00DE1A4E">
      <w:pPr>
        <w:spacing w:after="0"/>
        <w:rPr>
          <w:rFonts w:ascii="Times New Roman" w:hAnsi="Times New Roman" w:cs="Times New Roman"/>
          <w:sz w:val="24"/>
          <w:szCs w:val="24"/>
        </w:rPr>
      </w:pPr>
    </w:p>
    <w:p w14:paraId="3D996BE6" w14:textId="77777777" w:rsidR="00E506B9" w:rsidRDefault="00DE1A4E" w:rsidP="00E506B9">
      <w:pPr>
        <w:spacing w:after="0"/>
        <w:rPr>
          <w:rFonts w:ascii="Times New Roman" w:hAnsi="Times New Roman" w:cs="Times New Roman"/>
          <w:b/>
          <w:sz w:val="24"/>
          <w:szCs w:val="24"/>
        </w:rPr>
      </w:pPr>
      <w:r>
        <w:rPr>
          <w:rFonts w:ascii="Times New Roman" w:hAnsi="Times New Roman" w:cs="Times New Roman"/>
          <w:b/>
          <w:sz w:val="24"/>
          <w:szCs w:val="24"/>
        </w:rPr>
        <w:t>Topography, Aspect and Slope</w:t>
      </w:r>
    </w:p>
    <w:p w14:paraId="7BFD2245" w14:textId="6C99B7DD" w:rsidR="00C87CDB" w:rsidRDefault="00DE1A4E" w:rsidP="00C87CDB">
      <w:pPr>
        <w:spacing w:after="0"/>
        <w:ind w:firstLine="720"/>
        <w:rPr>
          <w:rFonts w:ascii="Times New Roman" w:hAnsi="Times New Roman" w:cs="Times New Roman"/>
          <w:b/>
          <w:sz w:val="24"/>
          <w:szCs w:val="24"/>
        </w:rPr>
      </w:pPr>
      <w:r w:rsidRPr="00E506B9">
        <w:rPr>
          <w:rFonts w:ascii="Times New Roman" w:hAnsi="Times New Roman" w:cs="Times New Roman"/>
          <w:color w:val="000000"/>
          <w:sz w:val="24"/>
          <w:szCs w:val="24"/>
        </w:rPr>
        <w:t xml:space="preserve">Topography </w:t>
      </w:r>
      <w:r w:rsidR="00E506B9">
        <w:rPr>
          <w:rFonts w:ascii="Times New Roman" w:hAnsi="Times New Roman" w:cs="Times New Roman"/>
          <w:color w:val="000000"/>
          <w:sz w:val="24"/>
          <w:szCs w:val="24"/>
        </w:rPr>
        <w:t xml:space="preserve">had no </w:t>
      </w:r>
      <w:r w:rsidRPr="00E506B9">
        <w:rPr>
          <w:rFonts w:ascii="Times New Roman" w:hAnsi="Times New Roman" w:cs="Times New Roman"/>
          <w:color w:val="000000"/>
          <w:sz w:val="24"/>
          <w:szCs w:val="24"/>
        </w:rPr>
        <w:t>significant</w:t>
      </w:r>
      <w:r w:rsidR="00E506B9">
        <w:rPr>
          <w:rFonts w:ascii="Times New Roman" w:hAnsi="Times New Roman" w:cs="Times New Roman"/>
          <w:color w:val="000000"/>
          <w:sz w:val="24"/>
          <w:szCs w:val="24"/>
        </w:rPr>
        <w:t xml:space="preserve"> effect on average percent germination within a plot (p &gt; 0.05; </w:t>
      </w:r>
      <w:r w:rsidR="00E506B9" w:rsidRPr="00E506B9">
        <w:rPr>
          <w:rFonts w:ascii="Times New Roman" w:hAnsi="Times New Roman" w:cs="Times New Roman"/>
          <w:b/>
          <w:bCs/>
          <w:color w:val="000000"/>
          <w:sz w:val="24"/>
          <w:szCs w:val="24"/>
        </w:rPr>
        <w:t xml:space="preserve">Fig. </w:t>
      </w:r>
      <w:r w:rsidR="000F6D0D">
        <w:rPr>
          <w:rFonts w:ascii="Times New Roman" w:hAnsi="Times New Roman" w:cs="Times New Roman"/>
          <w:b/>
          <w:bCs/>
          <w:color w:val="000000"/>
          <w:sz w:val="24"/>
          <w:szCs w:val="24"/>
        </w:rPr>
        <w:t>6</w:t>
      </w:r>
      <w:r w:rsidR="00E506B9">
        <w:rPr>
          <w:rFonts w:ascii="Times New Roman" w:hAnsi="Times New Roman" w:cs="Times New Roman"/>
          <w:color w:val="000000"/>
          <w:sz w:val="24"/>
          <w:szCs w:val="24"/>
        </w:rPr>
        <w:t>)</w:t>
      </w:r>
      <w:r w:rsidRPr="00E506B9">
        <w:rPr>
          <w:rFonts w:ascii="Times New Roman" w:hAnsi="Times New Roman" w:cs="Times New Roman"/>
          <w:color w:val="000000"/>
          <w:sz w:val="24"/>
          <w:szCs w:val="24"/>
        </w:rPr>
        <w:t xml:space="preserve">. When </w:t>
      </w:r>
      <w:r w:rsidR="00E506B9">
        <w:rPr>
          <w:rFonts w:ascii="Times New Roman" w:hAnsi="Times New Roman" w:cs="Times New Roman"/>
          <w:color w:val="000000"/>
          <w:sz w:val="24"/>
          <w:szCs w:val="24"/>
        </w:rPr>
        <w:t>t</w:t>
      </w:r>
      <w:r w:rsidRPr="00E506B9">
        <w:rPr>
          <w:rFonts w:ascii="Times New Roman" w:hAnsi="Times New Roman" w:cs="Times New Roman"/>
          <w:color w:val="000000"/>
          <w:sz w:val="24"/>
          <w:szCs w:val="24"/>
        </w:rPr>
        <w:t xml:space="preserve">opography was separated </w:t>
      </w:r>
      <w:r w:rsidR="00E506B9">
        <w:rPr>
          <w:rFonts w:ascii="Times New Roman" w:hAnsi="Times New Roman" w:cs="Times New Roman"/>
          <w:color w:val="000000"/>
          <w:sz w:val="24"/>
          <w:szCs w:val="24"/>
        </w:rPr>
        <w:t xml:space="preserve">into its </w:t>
      </w:r>
      <w:r w:rsidRPr="00E506B9">
        <w:rPr>
          <w:rFonts w:ascii="Times New Roman" w:hAnsi="Times New Roman" w:cs="Times New Roman"/>
          <w:color w:val="000000"/>
          <w:sz w:val="24"/>
          <w:szCs w:val="24"/>
        </w:rPr>
        <w:t>aspect and slope</w:t>
      </w:r>
      <w:r w:rsidR="00E506B9">
        <w:rPr>
          <w:rFonts w:ascii="Times New Roman" w:hAnsi="Times New Roman" w:cs="Times New Roman"/>
          <w:color w:val="000000"/>
          <w:sz w:val="24"/>
          <w:szCs w:val="24"/>
        </w:rPr>
        <w:t xml:space="preserve"> components</w:t>
      </w:r>
      <w:r w:rsidRPr="00E506B9">
        <w:rPr>
          <w:rFonts w:ascii="Times New Roman" w:hAnsi="Times New Roman" w:cs="Times New Roman"/>
          <w:color w:val="000000"/>
          <w:sz w:val="24"/>
          <w:szCs w:val="24"/>
        </w:rPr>
        <w:t xml:space="preserve">, </w:t>
      </w:r>
      <w:r w:rsidR="00E506B9">
        <w:rPr>
          <w:rFonts w:ascii="Times New Roman" w:hAnsi="Times New Roman" w:cs="Times New Roman"/>
          <w:color w:val="000000"/>
          <w:sz w:val="24"/>
          <w:szCs w:val="24"/>
        </w:rPr>
        <w:t xml:space="preserve">we still did not find </w:t>
      </w:r>
      <w:r w:rsidRPr="00E506B9">
        <w:rPr>
          <w:rFonts w:ascii="Times New Roman" w:hAnsi="Times New Roman" w:cs="Times New Roman"/>
          <w:color w:val="000000"/>
          <w:sz w:val="24"/>
          <w:szCs w:val="24"/>
        </w:rPr>
        <w:t>significant differences</w:t>
      </w:r>
      <w:r w:rsidR="00E506B9">
        <w:rPr>
          <w:rFonts w:ascii="Times New Roman" w:hAnsi="Times New Roman" w:cs="Times New Roman"/>
          <w:color w:val="000000"/>
          <w:sz w:val="24"/>
          <w:szCs w:val="24"/>
        </w:rPr>
        <w:t xml:space="preserve"> (p &gt; 0.05; </w:t>
      </w:r>
      <w:r w:rsidR="00E506B9" w:rsidRPr="00E506B9">
        <w:rPr>
          <w:rFonts w:ascii="Times New Roman" w:hAnsi="Times New Roman" w:cs="Times New Roman"/>
          <w:b/>
          <w:bCs/>
          <w:color w:val="000000"/>
          <w:sz w:val="24"/>
          <w:szCs w:val="24"/>
        </w:rPr>
        <w:t xml:space="preserve">Fig. </w:t>
      </w:r>
      <w:r w:rsidR="000F6D0D">
        <w:rPr>
          <w:rFonts w:ascii="Times New Roman" w:hAnsi="Times New Roman" w:cs="Times New Roman"/>
          <w:b/>
          <w:bCs/>
          <w:color w:val="000000"/>
          <w:sz w:val="24"/>
          <w:szCs w:val="24"/>
        </w:rPr>
        <w:t>6</w:t>
      </w:r>
      <w:r w:rsidR="00E506B9">
        <w:rPr>
          <w:rFonts w:ascii="Times New Roman" w:hAnsi="Times New Roman" w:cs="Times New Roman"/>
          <w:color w:val="000000"/>
          <w:sz w:val="24"/>
          <w:szCs w:val="24"/>
        </w:rPr>
        <w:t>)</w:t>
      </w:r>
      <w:r w:rsidRPr="00E506B9">
        <w:rPr>
          <w:rFonts w:ascii="Times New Roman" w:hAnsi="Times New Roman" w:cs="Times New Roman"/>
          <w:color w:val="000000"/>
          <w:sz w:val="24"/>
          <w:szCs w:val="24"/>
        </w:rPr>
        <w:t xml:space="preserve">. </w:t>
      </w:r>
      <w:r w:rsidR="00E506B9">
        <w:rPr>
          <w:rFonts w:ascii="Times New Roman" w:hAnsi="Times New Roman" w:cs="Times New Roman"/>
          <w:color w:val="000000"/>
          <w:sz w:val="24"/>
          <w:szCs w:val="24"/>
        </w:rPr>
        <w:t xml:space="preserve">Although non-significant, there appears to be a trend that </w:t>
      </w:r>
      <w:r w:rsidRPr="00E506B9">
        <w:rPr>
          <w:rFonts w:ascii="Times New Roman" w:hAnsi="Times New Roman" w:cs="Times New Roman"/>
          <w:color w:val="000000"/>
          <w:sz w:val="24"/>
          <w:szCs w:val="24"/>
        </w:rPr>
        <w:t>more moist areas, such as swales and north facing</w:t>
      </w:r>
      <w:r w:rsidR="00E506B9">
        <w:rPr>
          <w:rFonts w:ascii="Times New Roman" w:hAnsi="Times New Roman" w:cs="Times New Roman"/>
          <w:color w:val="000000"/>
          <w:sz w:val="24"/>
          <w:szCs w:val="24"/>
        </w:rPr>
        <w:t>,</w:t>
      </w:r>
      <w:r w:rsidRPr="00E506B9">
        <w:rPr>
          <w:rFonts w:ascii="Times New Roman" w:hAnsi="Times New Roman" w:cs="Times New Roman"/>
          <w:color w:val="000000"/>
          <w:sz w:val="24"/>
          <w:szCs w:val="24"/>
        </w:rPr>
        <w:t xml:space="preserve"> have greater </w:t>
      </w:r>
      <w:r w:rsidR="00E506B9">
        <w:rPr>
          <w:rFonts w:ascii="Times New Roman" w:hAnsi="Times New Roman" w:cs="Times New Roman"/>
          <w:color w:val="000000"/>
          <w:sz w:val="24"/>
          <w:szCs w:val="24"/>
        </w:rPr>
        <w:t xml:space="preserve">percent </w:t>
      </w:r>
      <w:r w:rsidRPr="00E506B9">
        <w:rPr>
          <w:rFonts w:ascii="Times New Roman" w:hAnsi="Times New Roman" w:cs="Times New Roman"/>
          <w:color w:val="000000"/>
          <w:sz w:val="24"/>
          <w:szCs w:val="24"/>
        </w:rPr>
        <w:t>germination.</w:t>
      </w:r>
    </w:p>
    <w:p w14:paraId="3E172BDE" w14:textId="43636D4E" w:rsidR="00C87CDB" w:rsidRPr="00C87CDB" w:rsidRDefault="00C87CDB" w:rsidP="00C87CDB">
      <w:pPr>
        <w:spacing w:after="0"/>
        <w:ind w:firstLine="720"/>
        <w:rPr>
          <w:rFonts w:ascii="Times New Roman" w:hAnsi="Times New Roman" w:cs="Times New Roman"/>
          <w:b/>
          <w:sz w:val="24"/>
          <w:szCs w:val="24"/>
        </w:rPr>
      </w:pPr>
      <w:r w:rsidRPr="00C87CDB">
        <w:rPr>
          <w:rFonts w:ascii="Times New Roman" w:hAnsi="Times New Roman" w:cs="Times New Roman"/>
          <w:sz w:val="24"/>
          <w:szCs w:val="24"/>
        </w:rPr>
        <w:t>Topography was found to significant</w:t>
      </w:r>
      <w:r>
        <w:rPr>
          <w:rFonts w:ascii="Times New Roman" w:hAnsi="Times New Roman" w:cs="Times New Roman"/>
          <w:sz w:val="24"/>
          <w:szCs w:val="24"/>
        </w:rPr>
        <w:t xml:space="preserve">ly </w:t>
      </w:r>
      <w:del w:id="3" w:author="Lisa Stratton" w:date="2020-01-04T13:14:00Z">
        <w:r w:rsidRPr="00C87CDB" w:rsidDel="00B4491A">
          <w:rPr>
            <w:rFonts w:ascii="Times New Roman" w:hAnsi="Times New Roman" w:cs="Times New Roman"/>
            <w:sz w:val="24"/>
            <w:szCs w:val="24"/>
          </w:rPr>
          <w:delText xml:space="preserve">in </w:delText>
        </w:r>
      </w:del>
      <w:r>
        <w:rPr>
          <w:rFonts w:ascii="Times New Roman" w:hAnsi="Times New Roman" w:cs="Times New Roman"/>
          <w:sz w:val="24"/>
          <w:szCs w:val="24"/>
        </w:rPr>
        <w:t xml:space="preserve">affect </w:t>
      </w:r>
      <w:r w:rsidRPr="00C87CDB">
        <w:rPr>
          <w:rFonts w:ascii="Times New Roman" w:hAnsi="Times New Roman" w:cs="Times New Roman"/>
          <w:sz w:val="24"/>
          <w:szCs w:val="24"/>
        </w:rPr>
        <w:t>seedbank accumulation</w:t>
      </w:r>
      <w:r>
        <w:rPr>
          <w:rFonts w:ascii="Times New Roman" w:hAnsi="Times New Roman" w:cs="Times New Roman"/>
          <w:sz w:val="24"/>
          <w:szCs w:val="24"/>
        </w:rPr>
        <w:t xml:space="preserve"> (p &lt; 0.05; </w:t>
      </w:r>
      <w:r w:rsidRPr="00C87CDB">
        <w:rPr>
          <w:rFonts w:ascii="Times New Roman" w:hAnsi="Times New Roman" w:cs="Times New Roman"/>
          <w:b/>
          <w:bCs/>
          <w:sz w:val="24"/>
          <w:szCs w:val="24"/>
        </w:rPr>
        <w:t xml:space="preserve">Fig. </w:t>
      </w:r>
      <w:r w:rsidR="000F6D0D">
        <w:rPr>
          <w:rFonts w:ascii="Times New Roman" w:hAnsi="Times New Roman" w:cs="Times New Roman"/>
          <w:b/>
          <w:bCs/>
          <w:sz w:val="24"/>
          <w:szCs w:val="24"/>
        </w:rPr>
        <w:t>7</w:t>
      </w:r>
      <w:r>
        <w:rPr>
          <w:rFonts w:ascii="Times New Roman" w:hAnsi="Times New Roman" w:cs="Times New Roman"/>
          <w:sz w:val="24"/>
          <w:szCs w:val="24"/>
        </w:rPr>
        <w:t>)</w:t>
      </w:r>
      <w:r w:rsidRPr="00C87CDB">
        <w:rPr>
          <w:rFonts w:ascii="Times New Roman" w:hAnsi="Times New Roman" w:cs="Times New Roman"/>
          <w:sz w:val="24"/>
          <w:szCs w:val="24"/>
        </w:rPr>
        <w:t>.</w:t>
      </w:r>
      <w:r w:rsidR="003D2F45">
        <w:rPr>
          <w:rFonts w:ascii="Times New Roman" w:hAnsi="Times New Roman" w:cs="Times New Roman"/>
          <w:sz w:val="24"/>
          <w:szCs w:val="24"/>
        </w:rPr>
        <w:t xml:space="preserve"> </w:t>
      </w:r>
      <w:r>
        <w:rPr>
          <w:rFonts w:ascii="Times New Roman" w:hAnsi="Times New Roman" w:cs="Times New Roman"/>
          <w:sz w:val="24"/>
          <w:szCs w:val="24"/>
        </w:rPr>
        <w:t>In particular, north facing steep slopes had greater seed bank accumulation compared to any other topography (p &lt; 0.05).</w:t>
      </w:r>
      <w:r w:rsidRPr="00C87CDB">
        <w:rPr>
          <w:rFonts w:ascii="Times New Roman" w:hAnsi="Times New Roman" w:cs="Times New Roman"/>
          <w:sz w:val="24"/>
          <w:szCs w:val="24"/>
        </w:rPr>
        <w:t xml:space="preserve"> When </w:t>
      </w:r>
      <w:r>
        <w:rPr>
          <w:rFonts w:ascii="Times New Roman" w:hAnsi="Times New Roman" w:cs="Times New Roman"/>
          <w:sz w:val="24"/>
          <w:szCs w:val="24"/>
        </w:rPr>
        <w:t xml:space="preserve">topography was separated into </w:t>
      </w:r>
      <w:r w:rsidR="003D2F45">
        <w:rPr>
          <w:rFonts w:ascii="Times New Roman" w:hAnsi="Times New Roman" w:cs="Times New Roman"/>
          <w:sz w:val="24"/>
          <w:szCs w:val="24"/>
        </w:rPr>
        <w:t>its</w:t>
      </w:r>
      <w:r>
        <w:rPr>
          <w:rFonts w:ascii="Times New Roman" w:hAnsi="Times New Roman" w:cs="Times New Roman"/>
          <w:sz w:val="24"/>
          <w:szCs w:val="24"/>
        </w:rPr>
        <w:t xml:space="preserve"> component parts</w:t>
      </w:r>
      <w:r w:rsidRPr="00C87CDB">
        <w:rPr>
          <w:rFonts w:ascii="Times New Roman" w:hAnsi="Times New Roman" w:cs="Times New Roman"/>
          <w:sz w:val="24"/>
          <w:szCs w:val="24"/>
        </w:rPr>
        <w:t xml:space="preserve">, aspect seems to play a stronger role </w:t>
      </w:r>
      <w:r>
        <w:rPr>
          <w:rFonts w:ascii="Times New Roman" w:hAnsi="Times New Roman" w:cs="Times New Roman"/>
          <w:sz w:val="24"/>
          <w:szCs w:val="24"/>
        </w:rPr>
        <w:t>as it remained as a significant effect (p &lt; 0.05), whereas the slope component was not (p &gt; 0.05)</w:t>
      </w:r>
      <w:r w:rsidRPr="00C87CDB">
        <w:rPr>
          <w:rFonts w:ascii="Times New Roman" w:hAnsi="Times New Roman" w:cs="Times New Roman"/>
          <w:sz w:val="24"/>
          <w:szCs w:val="24"/>
        </w:rPr>
        <w:t xml:space="preserve">. </w:t>
      </w:r>
      <w:r>
        <w:rPr>
          <w:rFonts w:ascii="Times New Roman" w:hAnsi="Times New Roman" w:cs="Times New Roman"/>
          <w:sz w:val="24"/>
          <w:szCs w:val="24"/>
        </w:rPr>
        <w:t xml:space="preserve">In terms of aspect, it appears north-facing slopes significantly accumulated more seeds in their seedbank than any other aspect (p &lt; 0.05; </w:t>
      </w:r>
      <w:r w:rsidRPr="00C87CDB">
        <w:rPr>
          <w:rFonts w:ascii="Times New Roman" w:hAnsi="Times New Roman" w:cs="Times New Roman"/>
          <w:b/>
          <w:bCs/>
          <w:sz w:val="24"/>
          <w:szCs w:val="24"/>
        </w:rPr>
        <w:t xml:space="preserve">Fig. </w:t>
      </w:r>
      <w:r w:rsidR="000F6D0D">
        <w:rPr>
          <w:rFonts w:ascii="Times New Roman" w:hAnsi="Times New Roman" w:cs="Times New Roman"/>
          <w:b/>
          <w:bCs/>
          <w:sz w:val="24"/>
          <w:szCs w:val="24"/>
        </w:rPr>
        <w:t>7</w:t>
      </w:r>
      <w:r>
        <w:rPr>
          <w:rFonts w:ascii="Times New Roman" w:hAnsi="Times New Roman" w:cs="Times New Roman"/>
          <w:sz w:val="24"/>
          <w:szCs w:val="24"/>
        </w:rPr>
        <w:t xml:space="preserve">).  </w:t>
      </w:r>
    </w:p>
    <w:p w14:paraId="7F775563" w14:textId="77777777" w:rsidR="00A41F0C" w:rsidRDefault="00A41F0C" w:rsidP="00A41F0C">
      <w:pPr>
        <w:pStyle w:val="HTMLPreformatted"/>
        <w:shd w:val="clear" w:color="auto" w:fill="FFFFFF"/>
        <w:wordWrap w:val="0"/>
        <w:spacing w:line="251" w:lineRule="atLeast"/>
        <w:ind w:left="720"/>
        <w:rPr>
          <w:rFonts w:ascii="Lucida Console" w:hAnsi="Lucida Console"/>
          <w:color w:val="000000"/>
        </w:rPr>
      </w:pPr>
    </w:p>
    <w:p w14:paraId="445F61B4" w14:textId="3D77259B" w:rsidR="00E506B9" w:rsidRDefault="007310C7" w:rsidP="00E506B9">
      <w:pPr>
        <w:pStyle w:val="HTMLPreformatted"/>
        <w:shd w:val="clear" w:color="auto" w:fill="FFFFFF"/>
        <w:wordWrap w:val="0"/>
        <w:spacing w:line="251" w:lineRule="atLeast"/>
        <w:jc w:val="center"/>
        <w:rPr>
          <w:rFonts w:ascii="Lucida Console" w:hAnsi="Lucida Console"/>
          <w:color w:val="000000"/>
        </w:rPr>
      </w:pPr>
      <w:r>
        <w:rPr>
          <w:rFonts w:ascii="Times New Roman" w:hAnsi="Times New Roman" w:cs="Times New Roman"/>
          <w:noProof/>
          <w:sz w:val="24"/>
          <w:szCs w:val="24"/>
        </w:rPr>
        <w:drawing>
          <wp:inline distT="0" distB="0" distL="0" distR="0" wp14:anchorId="628D1D03" wp14:editId="76ADE181">
            <wp:extent cx="5184611" cy="31089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5204095" cy="3120602"/>
                    </a:xfrm>
                    <a:prstGeom prst="rect">
                      <a:avLst/>
                    </a:prstGeom>
                    <a:noFill/>
                    <a:ln w="9525">
                      <a:noFill/>
                      <a:miter lim="800000"/>
                      <a:headEnd/>
                      <a:tailEnd/>
                    </a:ln>
                  </pic:spPr>
                </pic:pic>
              </a:graphicData>
            </a:graphic>
          </wp:inline>
        </w:drawing>
      </w:r>
    </w:p>
    <w:p w14:paraId="333CC5A5" w14:textId="7ACE7BAE" w:rsidR="00E506B9" w:rsidRDefault="00E506B9" w:rsidP="00E506B9">
      <w:pPr>
        <w:pStyle w:val="HTMLPreformatted"/>
        <w:shd w:val="clear" w:color="auto" w:fill="FFFFFF"/>
        <w:wordWrap w:val="0"/>
        <w:rPr>
          <w:rFonts w:ascii="Lucida Console" w:hAnsi="Lucida Console"/>
          <w:color w:val="000000"/>
        </w:rPr>
      </w:pPr>
      <w:r w:rsidRPr="00E506B9">
        <w:rPr>
          <w:rFonts w:ascii="Lucida Console" w:hAnsi="Lucida Console"/>
          <w:b/>
          <w:bCs/>
          <w:color w:val="000000"/>
        </w:rPr>
        <w:t xml:space="preserve">Figure </w:t>
      </w:r>
      <w:r w:rsidR="000F6D0D">
        <w:rPr>
          <w:rFonts w:ascii="Lucida Console" w:hAnsi="Lucida Console"/>
          <w:b/>
          <w:bCs/>
          <w:color w:val="000000"/>
        </w:rPr>
        <w:t>6</w:t>
      </w:r>
      <w:r>
        <w:rPr>
          <w:rFonts w:ascii="Lucida Console" w:hAnsi="Lucida Console"/>
          <w:color w:val="000000"/>
        </w:rPr>
        <w:t>. Upper panel shows average percent germination of Lupinus nipomensis at a plot level by Topography treatment. Percent germination is a ratio of total germinants in a plot compared to the total estimated seedbank of a plot. The lower left panel shows the average percent germination of individuals within a plot by plot aspect. The lower right panel shows average percent germination by individuals at a plot level by slope treatment.</w:t>
      </w:r>
    </w:p>
    <w:p w14:paraId="0EED9A4E" w14:textId="01D16734" w:rsidR="00E506B9" w:rsidRDefault="00E506B9" w:rsidP="00E506B9">
      <w:pPr>
        <w:pStyle w:val="HTMLPreformatted"/>
        <w:shd w:val="clear" w:color="auto" w:fill="FFFFFF"/>
        <w:wordWrap w:val="0"/>
        <w:rPr>
          <w:rFonts w:ascii="Lucida Console" w:hAnsi="Lucida Console"/>
          <w:color w:val="000000"/>
        </w:rPr>
      </w:pPr>
    </w:p>
    <w:p w14:paraId="58C74E93" w14:textId="4156A5A9" w:rsidR="00C87CDB" w:rsidRDefault="00C87CDB" w:rsidP="00C87CDB">
      <w:pPr>
        <w:spacing w:after="0"/>
        <w:rPr>
          <w:rFonts w:ascii="Times New Roman" w:hAnsi="Times New Roman" w:cs="Times New Roman"/>
          <w:b/>
          <w:sz w:val="24"/>
          <w:szCs w:val="24"/>
        </w:rPr>
      </w:pPr>
      <w:r>
        <w:rPr>
          <w:rFonts w:ascii="Times New Roman" w:hAnsi="Times New Roman" w:cs="Times New Roman"/>
          <w:b/>
          <w:sz w:val="24"/>
          <w:szCs w:val="24"/>
        </w:rPr>
        <w:t>Caging and Herbivory</w:t>
      </w:r>
    </w:p>
    <w:p w14:paraId="341E123F" w14:textId="569D54C1" w:rsidR="00C87CDB" w:rsidRPr="003D2F45" w:rsidRDefault="003D2F45" w:rsidP="00C87CDB">
      <w:pPr>
        <w:spacing w:after="0"/>
        <w:rPr>
          <w:rFonts w:ascii="Times New Roman" w:hAnsi="Times New Roman" w:cs="Times New Roman"/>
          <w:bCs/>
          <w:sz w:val="24"/>
          <w:szCs w:val="24"/>
        </w:rPr>
      </w:pPr>
      <w:r>
        <w:rPr>
          <w:rFonts w:ascii="Times New Roman" w:hAnsi="Times New Roman" w:cs="Times New Roman"/>
          <w:bCs/>
          <w:sz w:val="24"/>
          <w:szCs w:val="24"/>
        </w:rPr>
        <w:tab/>
        <w:t>We found that there was no difference in seed production or percent germination between the small (0.25 in</w:t>
      </w:r>
      <w:r>
        <w:rPr>
          <w:rFonts w:ascii="Times New Roman" w:hAnsi="Times New Roman" w:cs="Times New Roman"/>
          <w:bCs/>
          <w:sz w:val="24"/>
          <w:szCs w:val="24"/>
          <w:vertAlign w:val="superscript"/>
        </w:rPr>
        <w:t>2</w:t>
      </w:r>
      <w:r>
        <w:rPr>
          <w:rFonts w:ascii="Times New Roman" w:hAnsi="Times New Roman" w:cs="Times New Roman"/>
          <w:bCs/>
          <w:sz w:val="24"/>
          <w:szCs w:val="24"/>
        </w:rPr>
        <w:t xml:space="preserve"> mesh) and big (2 × 4 in mesh; p &gt; 0.05); instead differences were only between small cage and no cage and big cage and no cage, so small and big cage types were combined into ‘caged’ for the purposes of analyses. Using a two-sample t-test, we found that caging was significant in improving percent germination, average seed pod production (</w:t>
      </w:r>
      <w:r w:rsidR="00532CAB">
        <w:rPr>
          <w:rFonts w:ascii="Times New Roman" w:hAnsi="Times New Roman" w:cs="Times New Roman"/>
          <w:bCs/>
          <w:sz w:val="24"/>
          <w:szCs w:val="24"/>
        </w:rPr>
        <w:t xml:space="preserve">p &lt; 0.01; </w:t>
      </w:r>
      <w:r w:rsidRPr="003D2F45">
        <w:rPr>
          <w:rFonts w:ascii="Times New Roman" w:hAnsi="Times New Roman" w:cs="Times New Roman"/>
          <w:b/>
          <w:sz w:val="24"/>
          <w:szCs w:val="24"/>
        </w:rPr>
        <w:t xml:space="preserve">Fig. </w:t>
      </w:r>
      <w:r w:rsidR="000F6D0D">
        <w:rPr>
          <w:rFonts w:ascii="Times New Roman" w:hAnsi="Times New Roman" w:cs="Times New Roman"/>
          <w:b/>
          <w:sz w:val="24"/>
          <w:szCs w:val="24"/>
        </w:rPr>
        <w:t>8</w:t>
      </w:r>
      <w:r>
        <w:rPr>
          <w:rFonts w:ascii="Times New Roman" w:hAnsi="Times New Roman" w:cs="Times New Roman"/>
          <w:bCs/>
          <w:sz w:val="24"/>
          <w:szCs w:val="24"/>
        </w:rPr>
        <w:t>) while decreasing the chance of severe herbivory (</w:t>
      </w:r>
      <w:r w:rsidR="00532CAB">
        <w:rPr>
          <w:rFonts w:ascii="Times New Roman" w:hAnsi="Times New Roman" w:cs="Times New Roman"/>
          <w:bCs/>
          <w:sz w:val="24"/>
          <w:szCs w:val="24"/>
        </w:rPr>
        <w:t xml:space="preserve">p &lt; 0.05; </w:t>
      </w:r>
      <w:r w:rsidRPr="003D2F45">
        <w:rPr>
          <w:rFonts w:ascii="Times New Roman" w:hAnsi="Times New Roman" w:cs="Times New Roman"/>
          <w:b/>
          <w:sz w:val="24"/>
          <w:szCs w:val="24"/>
        </w:rPr>
        <w:t xml:space="preserve">Fig. </w:t>
      </w:r>
      <w:r w:rsidR="000F6D0D">
        <w:rPr>
          <w:rFonts w:ascii="Times New Roman" w:hAnsi="Times New Roman" w:cs="Times New Roman"/>
          <w:b/>
          <w:sz w:val="24"/>
          <w:szCs w:val="24"/>
        </w:rPr>
        <w:t>9</w:t>
      </w:r>
      <w:r>
        <w:rPr>
          <w:rFonts w:ascii="Times New Roman" w:hAnsi="Times New Roman" w:cs="Times New Roman"/>
          <w:bCs/>
          <w:sz w:val="24"/>
          <w:szCs w:val="24"/>
        </w:rPr>
        <w:t>)</w:t>
      </w:r>
    </w:p>
    <w:p w14:paraId="5970D5CF" w14:textId="77777777" w:rsidR="00C87CDB" w:rsidRDefault="00C87CDB" w:rsidP="00E506B9">
      <w:pPr>
        <w:pStyle w:val="HTMLPreformatted"/>
        <w:shd w:val="clear" w:color="auto" w:fill="FFFFFF"/>
        <w:wordWrap w:val="0"/>
        <w:rPr>
          <w:rFonts w:ascii="Lucida Console" w:hAnsi="Lucida Console"/>
          <w:color w:val="000000"/>
        </w:rPr>
      </w:pPr>
    </w:p>
    <w:p w14:paraId="7E2264A9" w14:textId="4C454973" w:rsidR="00E506B9" w:rsidRDefault="00E506B9" w:rsidP="00C87CDB">
      <w:pPr>
        <w:spacing w:after="0"/>
        <w:jc w:val="center"/>
        <w:rPr>
          <w:rFonts w:ascii="Lucida Console" w:hAnsi="Lucida Console" w:cs="Times New Roman"/>
          <w:sz w:val="20"/>
          <w:szCs w:val="24"/>
        </w:rPr>
      </w:pPr>
      <w:r>
        <w:rPr>
          <w:rFonts w:ascii="Lucida Console" w:hAnsi="Lucida Console" w:cs="Times New Roman"/>
          <w:noProof/>
          <w:sz w:val="20"/>
          <w:szCs w:val="24"/>
        </w:rPr>
        <w:lastRenderedPageBreak/>
        <w:drawing>
          <wp:inline distT="0" distB="0" distL="0" distR="0" wp14:anchorId="3189C681" wp14:editId="402697AB">
            <wp:extent cx="4850023" cy="376223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4922831" cy="3818710"/>
                    </a:xfrm>
                    <a:prstGeom prst="rect">
                      <a:avLst/>
                    </a:prstGeom>
                    <a:noFill/>
                    <a:ln w="9525">
                      <a:noFill/>
                      <a:miter lim="800000"/>
                      <a:headEnd/>
                      <a:tailEnd/>
                    </a:ln>
                  </pic:spPr>
                </pic:pic>
              </a:graphicData>
            </a:graphic>
          </wp:inline>
        </w:drawing>
      </w:r>
    </w:p>
    <w:p w14:paraId="6347F9F6" w14:textId="53E0A697" w:rsidR="00E506B9" w:rsidRDefault="00E506B9" w:rsidP="00E506B9">
      <w:pPr>
        <w:pStyle w:val="HTMLPreformatted"/>
        <w:shd w:val="clear" w:color="auto" w:fill="FFFFFF"/>
        <w:wordWrap w:val="0"/>
        <w:rPr>
          <w:rFonts w:ascii="Lucida Console" w:hAnsi="Lucida Console"/>
          <w:color w:val="000000"/>
        </w:rPr>
      </w:pPr>
      <w:r w:rsidRPr="00E506B9">
        <w:rPr>
          <w:rFonts w:ascii="Lucida Console" w:hAnsi="Lucida Console"/>
          <w:b/>
          <w:bCs/>
          <w:color w:val="000000"/>
        </w:rPr>
        <w:t xml:space="preserve">Figure </w:t>
      </w:r>
      <w:r w:rsidR="000F6D0D">
        <w:rPr>
          <w:rFonts w:ascii="Lucida Console" w:hAnsi="Lucida Console"/>
          <w:b/>
          <w:bCs/>
          <w:color w:val="000000"/>
        </w:rPr>
        <w:t>7</w:t>
      </w:r>
      <w:r>
        <w:rPr>
          <w:rFonts w:ascii="Lucida Console" w:hAnsi="Lucida Console"/>
          <w:color w:val="000000"/>
        </w:rPr>
        <w:t>. Upper panel shows average seedbank accumulation of Lupinus nipomensis at a plot level by Topography treatment. Seedbank accumulation the total number of seed added to a plot accounting for germinated individuals. The lower left panel shows the average seedbank accumulation of individuals within a plot by plot aspect. The lower right panel shows average seedbank accumulation by individuals at a plot level by slope treatment.</w:t>
      </w:r>
    </w:p>
    <w:p w14:paraId="1DE7E500" w14:textId="56D1F6BF" w:rsidR="007310C7" w:rsidRPr="003D2F45" w:rsidRDefault="007310C7" w:rsidP="003D2F45">
      <w:pPr>
        <w:spacing w:after="0"/>
        <w:rPr>
          <w:rFonts w:ascii="Lucida Console" w:hAnsi="Lucida Console" w:cs="Times New Roman"/>
          <w:sz w:val="20"/>
          <w:szCs w:val="20"/>
        </w:rPr>
      </w:pPr>
    </w:p>
    <w:p w14:paraId="6448F1E3" w14:textId="77777777" w:rsidR="00FE1717" w:rsidRDefault="007310C7" w:rsidP="0023426E">
      <w:pPr>
        <w:spacing w:after="0"/>
        <w:jc w:val="center"/>
        <w:rPr>
          <w:rFonts w:ascii="Lucida Console" w:hAnsi="Lucida Console" w:cs="Times New Roman"/>
          <w:sz w:val="20"/>
          <w:szCs w:val="20"/>
        </w:rPr>
      </w:pPr>
      <w:r>
        <w:rPr>
          <w:rFonts w:ascii="Times New Roman" w:hAnsi="Times New Roman" w:cs="Times New Roman"/>
          <w:noProof/>
          <w:sz w:val="24"/>
          <w:szCs w:val="24"/>
        </w:rPr>
        <w:drawing>
          <wp:inline distT="0" distB="0" distL="0" distR="0" wp14:anchorId="1A8A7CBF" wp14:editId="4DE0786A">
            <wp:extent cx="5943600" cy="303983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43600" cy="3039837"/>
                    </a:xfrm>
                    <a:prstGeom prst="rect">
                      <a:avLst/>
                    </a:prstGeom>
                    <a:noFill/>
                    <a:ln w="9525">
                      <a:noFill/>
                      <a:miter lim="800000"/>
                      <a:headEnd/>
                      <a:tailEnd/>
                    </a:ln>
                  </pic:spPr>
                </pic:pic>
              </a:graphicData>
            </a:graphic>
          </wp:inline>
        </w:drawing>
      </w:r>
    </w:p>
    <w:p w14:paraId="26C3B66F" w14:textId="269EC52C" w:rsidR="0023426E" w:rsidRPr="0023426E" w:rsidRDefault="003D2F45" w:rsidP="007310C7">
      <w:pPr>
        <w:spacing w:after="0"/>
        <w:rPr>
          <w:rFonts w:ascii="Times New Roman" w:hAnsi="Times New Roman" w:cs="Times New Roman"/>
        </w:rPr>
      </w:pPr>
      <w:r w:rsidRPr="0023426E">
        <w:rPr>
          <w:rFonts w:ascii="Lucida Console" w:hAnsi="Lucida Console"/>
          <w:b/>
          <w:bCs/>
          <w:color w:val="000000"/>
          <w:sz w:val="20"/>
          <w:szCs w:val="20"/>
        </w:rPr>
        <w:t xml:space="preserve">Figure </w:t>
      </w:r>
      <w:r w:rsidR="000F6D0D">
        <w:rPr>
          <w:rFonts w:ascii="Lucida Console" w:hAnsi="Lucida Console"/>
          <w:b/>
          <w:bCs/>
          <w:color w:val="000000"/>
          <w:sz w:val="20"/>
          <w:szCs w:val="20"/>
        </w:rPr>
        <w:t>8</w:t>
      </w:r>
      <w:r w:rsidRPr="0023426E">
        <w:rPr>
          <w:rFonts w:ascii="Lucida Console" w:hAnsi="Lucida Console"/>
          <w:color w:val="000000"/>
          <w:sz w:val="20"/>
          <w:szCs w:val="20"/>
        </w:rPr>
        <w:t xml:space="preserve">. </w:t>
      </w:r>
      <w:r w:rsidR="0023426E">
        <w:rPr>
          <w:rFonts w:ascii="Lucida Console" w:hAnsi="Lucida Console"/>
          <w:color w:val="000000"/>
          <w:sz w:val="20"/>
          <w:szCs w:val="20"/>
        </w:rPr>
        <w:t xml:space="preserve">Left </w:t>
      </w:r>
      <w:r w:rsidRPr="0023426E">
        <w:rPr>
          <w:rFonts w:ascii="Lucida Console" w:hAnsi="Lucida Console"/>
          <w:color w:val="000000"/>
          <w:sz w:val="20"/>
          <w:szCs w:val="20"/>
        </w:rPr>
        <w:t xml:space="preserve">panel </w:t>
      </w:r>
      <w:r w:rsidR="0023426E">
        <w:rPr>
          <w:rFonts w:ascii="Lucida Console" w:hAnsi="Lucida Console"/>
          <w:color w:val="000000"/>
          <w:sz w:val="20"/>
          <w:szCs w:val="20"/>
        </w:rPr>
        <w:t xml:space="preserve">shows </w:t>
      </w:r>
      <w:r w:rsidRPr="0023426E">
        <w:rPr>
          <w:rFonts w:ascii="Lucida Console" w:hAnsi="Lucida Console"/>
          <w:color w:val="000000"/>
          <w:sz w:val="20"/>
          <w:szCs w:val="20"/>
        </w:rPr>
        <w:t xml:space="preserve">average </w:t>
      </w:r>
      <w:r w:rsidR="0023426E">
        <w:rPr>
          <w:rFonts w:ascii="Lucida Console" w:hAnsi="Lucida Console"/>
          <w:color w:val="000000"/>
          <w:sz w:val="20"/>
          <w:szCs w:val="20"/>
        </w:rPr>
        <w:t>percent germination based on caging presence. Right panel shows average seed pod production based on caging presence. Analyses are at plot level.</w:t>
      </w:r>
    </w:p>
    <w:p w14:paraId="15031648" w14:textId="23954860" w:rsidR="007310C7" w:rsidRDefault="007310C7" w:rsidP="0023426E">
      <w:pPr>
        <w:spacing w:after="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77849DC" wp14:editId="057F3E39">
            <wp:extent cx="4159754" cy="27450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4179470" cy="2758020"/>
                    </a:xfrm>
                    <a:prstGeom prst="rect">
                      <a:avLst/>
                    </a:prstGeom>
                    <a:noFill/>
                    <a:ln w="9525">
                      <a:noFill/>
                      <a:miter lim="800000"/>
                      <a:headEnd/>
                      <a:tailEnd/>
                    </a:ln>
                  </pic:spPr>
                </pic:pic>
              </a:graphicData>
            </a:graphic>
          </wp:inline>
        </w:drawing>
      </w:r>
    </w:p>
    <w:p w14:paraId="32710A06" w14:textId="04967FBE" w:rsidR="0023426E" w:rsidRPr="0023426E" w:rsidRDefault="0023426E" w:rsidP="0023426E">
      <w:pPr>
        <w:spacing w:after="0"/>
        <w:rPr>
          <w:rFonts w:ascii="Times New Roman" w:hAnsi="Times New Roman" w:cs="Times New Roman"/>
        </w:rPr>
      </w:pPr>
      <w:r w:rsidRPr="0023426E">
        <w:rPr>
          <w:rFonts w:ascii="Lucida Console" w:hAnsi="Lucida Console"/>
          <w:b/>
          <w:bCs/>
          <w:color w:val="000000"/>
          <w:sz w:val="20"/>
          <w:szCs w:val="20"/>
        </w:rPr>
        <w:t xml:space="preserve">Figure </w:t>
      </w:r>
      <w:r w:rsidR="000F6D0D">
        <w:rPr>
          <w:rFonts w:ascii="Lucida Console" w:hAnsi="Lucida Console"/>
          <w:b/>
          <w:bCs/>
          <w:color w:val="000000"/>
          <w:sz w:val="20"/>
          <w:szCs w:val="20"/>
        </w:rPr>
        <w:t>9</w:t>
      </w:r>
      <w:r w:rsidRPr="0023426E">
        <w:rPr>
          <w:rFonts w:ascii="Lucida Console" w:hAnsi="Lucida Console"/>
          <w:color w:val="000000"/>
          <w:sz w:val="20"/>
          <w:szCs w:val="20"/>
        </w:rPr>
        <w:t xml:space="preserve">. </w:t>
      </w:r>
      <w:r>
        <w:rPr>
          <w:rFonts w:ascii="Lucida Console" w:hAnsi="Lucida Console"/>
          <w:color w:val="000000"/>
          <w:sz w:val="20"/>
          <w:szCs w:val="20"/>
        </w:rPr>
        <w:t>A</w:t>
      </w:r>
      <w:r w:rsidRPr="0023426E">
        <w:rPr>
          <w:rFonts w:ascii="Lucida Console" w:hAnsi="Lucida Console"/>
          <w:color w:val="000000"/>
          <w:sz w:val="20"/>
          <w:szCs w:val="20"/>
        </w:rPr>
        <w:t xml:space="preserve">verage </w:t>
      </w:r>
      <w:r>
        <w:rPr>
          <w:rFonts w:ascii="Lucida Console" w:hAnsi="Lucida Console"/>
          <w:color w:val="000000"/>
          <w:sz w:val="20"/>
          <w:szCs w:val="20"/>
        </w:rPr>
        <w:t>proportion of a Lupinus nipomensis individual experiencing severe herbivory based on caging presence. Analysis are at plot level.</w:t>
      </w:r>
    </w:p>
    <w:p w14:paraId="791E9480" w14:textId="77777777" w:rsidR="0023426E" w:rsidRPr="0023426E" w:rsidRDefault="0023426E" w:rsidP="0023426E">
      <w:pPr>
        <w:spacing w:after="0"/>
        <w:rPr>
          <w:rFonts w:ascii="Lucida Console" w:hAnsi="Lucida Console" w:cs="Times New Roman"/>
          <w:sz w:val="20"/>
          <w:szCs w:val="24"/>
        </w:rPr>
      </w:pPr>
    </w:p>
    <w:p w14:paraId="210DDA34" w14:textId="49A05FC1" w:rsidR="00FE1717" w:rsidRDefault="0023426E" w:rsidP="0023426E">
      <w:pPr>
        <w:spacing w:after="0"/>
        <w:ind w:left="360"/>
        <w:jc w:val="center"/>
        <w:rPr>
          <w:rFonts w:ascii="Lucida Console" w:hAnsi="Lucida Console" w:cs="Times New Roman"/>
          <w:sz w:val="20"/>
          <w:szCs w:val="24"/>
        </w:rPr>
      </w:pPr>
      <w:r>
        <w:rPr>
          <w:rFonts w:ascii="Lucida Console" w:hAnsi="Lucida Console" w:cs="Times New Roman"/>
          <w:noProof/>
          <w:sz w:val="20"/>
          <w:szCs w:val="24"/>
        </w:rPr>
        <w:drawing>
          <wp:inline distT="0" distB="0" distL="0" distR="0" wp14:anchorId="5E68D421" wp14:editId="5B0428DC">
            <wp:extent cx="5019040" cy="4302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19040" cy="4302125"/>
                    </a:xfrm>
                    <a:prstGeom prst="rect">
                      <a:avLst/>
                    </a:prstGeom>
                    <a:noFill/>
                    <a:ln>
                      <a:noFill/>
                    </a:ln>
                  </pic:spPr>
                </pic:pic>
              </a:graphicData>
            </a:graphic>
          </wp:inline>
        </w:drawing>
      </w:r>
    </w:p>
    <w:p w14:paraId="10B8D4B5" w14:textId="722C49D0" w:rsidR="00532CAB" w:rsidRDefault="0023426E" w:rsidP="00532CAB">
      <w:pPr>
        <w:spacing w:after="0"/>
        <w:rPr>
          <w:rFonts w:ascii="Times New Roman" w:hAnsi="Times New Roman" w:cs="Times New Roman"/>
        </w:rPr>
      </w:pPr>
      <w:r w:rsidRPr="0023426E">
        <w:rPr>
          <w:rFonts w:ascii="Lucida Console" w:hAnsi="Lucida Console"/>
          <w:b/>
          <w:bCs/>
          <w:color w:val="000000"/>
          <w:sz w:val="20"/>
          <w:szCs w:val="20"/>
        </w:rPr>
        <w:t xml:space="preserve">Figure </w:t>
      </w:r>
      <w:r w:rsidR="000F6D0D">
        <w:rPr>
          <w:rFonts w:ascii="Lucida Console" w:hAnsi="Lucida Console"/>
          <w:b/>
          <w:bCs/>
          <w:color w:val="000000"/>
          <w:sz w:val="20"/>
          <w:szCs w:val="20"/>
        </w:rPr>
        <w:t>10</w:t>
      </w:r>
      <w:r w:rsidRPr="0023426E">
        <w:rPr>
          <w:rFonts w:ascii="Lucida Console" w:hAnsi="Lucida Console"/>
          <w:color w:val="000000"/>
          <w:sz w:val="20"/>
          <w:szCs w:val="20"/>
        </w:rPr>
        <w:t xml:space="preserve">. </w:t>
      </w:r>
      <w:r>
        <w:rPr>
          <w:rFonts w:ascii="Lucida Console" w:hAnsi="Lucida Console"/>
          <w:color w:val="000000"/>
          <w:sz w:val="20"/>
          <w:szCs w:val="20"/>
        </w:rPr>
        <w:t>All plots are based on presence of caging and were completed at plot level.</w:t>
      </w:r>
      <w:r w:rsidRPr="0023426E">
        <w:rPr>
          <w:rFonts w:ascii="Lucida Console" w:hAnsi="Lucida Console"/>
          <w:color w:val="000000"/>
          <w:sz w:val="20"/>
          <w:szCs w:val="20"/>
        </w:rPr>
        <w:t xml:space="preserve"> </w:t>
      </w:r>
      <w:r>
        <w:rPr>
          <w:rFonts w:ascii="Lucida Console" w:hAnsi="Lucida Console"/>
          <w:color w:val="000000"/>
          <w:sz w:val="20"/>
          <w:szCs w:val="20"/>
        </w:rPr>
        <w:t>Upper panel shows chance herbivory being absent in a plot. Lower left panel shows proportion of individuals experiencing mild herbivory. Lower right panel shows chance of individuals experiencing severe herbivory.</w:t>
      </w:r>
    </w:p>
    <w:p w14:paraId="24CF351B" w14:textId="77777777" w:rsidR="00532CAB" w:rsidRDefault="00532CAB" w:rsidP="00532CAB">
      <w:pPr>
        <w:spacing w:after="0"/>
        <w:rPr>
          <w:rFonts w:ascii="Times New Roman" w:hAnsi="Times New Roman" w:cs="Times New Roman"/>
        </w:rPr>
      </w:pPr>
    </w:p>
    <w:p w14:paraId="5C8504FF" w14:textId="3CA59FCB" w:rsidR="00532CAB" w:rsidRPr="00532CAB" w:rsidRDefault="00FE1717" w:rsidP="00532CAB">
      <w:pPr>
        <w:spacing w:after="0"/>
        <w:rPr>
          <w:rFonts w:ascii="Times New Roman" w:hAnsi="Times New Roman" w:cs="Times New Roman"/>
          <w:sz w:val="28"/>
          <w:szCs w:val="28"/>
        </w:rPr>
      </w:pPr>
      <w:r w:rsidRPr="00532CAB">
        <w:rPr>
          <w:rFonts w:ascii="Times New Roman" w:hAnsi="Times New Roman" w:cs="Times New Roman"/>
          <w:sz w:val="24"/>
          <w:szCs w:val="24"/>
        </w:rPr>
        <w:t>Caging did not prevent individuals from experiencing herbivory, but individuals from plots that were not caged experienced significantly higher severe herbivory whereas individuals from plots that were caged on average experienced significantly higher mild herbivory</w:t>
      </w:r>
      <w:r w:rsidR="00532CAB">
        <w:rPr>
          <w:rFonts w:ascii="Times New Roman" w:hAnsi="Times New Roman" w:cs="Times New Roman"/>
          <w:sz w:val="24"/>
          <w:szCs w:val="24"/>
        </w:rPr>
        <w:t xml:space="preserve"> (</w:t>
      </w:r>
      <w:r w:rsidR="00532CAB" w:rsidRPr="00532CAB">
        <w:rPr>
          <w:rFonts w:ascii="Times New Roman" w:hAnsi="Times New Roman" w:cs="Times New Roman"/>
          <w:b/>
          <w:bCs/>
          <w:sz w:val="24"/>
          <w:szCs w:val="24"/>
        </w:rPr>
        <w:t xml:space="preserve">Fig. </w:t>
      </w:r>
      <w:r w:rsidR="000F6D0D">
        <w:rPr>
          <w:rFonts w:ascii="Times New Roman" w:hAnsi="Times New Roman" w:cs="Times New Roman"/>
          <w:b/>
          <w:bCs/>
          <w:sz w:val="24"/>
          <w:szCs w:val="24"/>
        </w:rPr>
        <w:t>10</w:t>
      </w:r>
      <w:r w:rsidR="00532CAB">
        <w:rPr>
          <w:rFonts w:ascii="Times New Roman" w:hAnsi="Times New Roman" w:cs="Times New Roman"/>
          <w:sz w:val="24"/>
          <w:szCs w:val="24"/>
        </w:rPr>
        <w:t>)</w:t>
      </w:r>
      <w:r w:rsidRPr="00532CAB">
        <w:rPr>
          <w:rFonts w:ascii="Times New Roman" w:hAnsi="Times New Roman" w:cs="Times New Roman"/>
          <w:sz w:val="24"/>
          <w:szCs w:val="24"/>
        </w:rPr>
        <w:t xml:space="preserve">. This likely indicates that small mammals and other similar size herbivores are predating on </w:t>
      </w:r>
      <w:r w:rsidRPr="00532CAB">
        <w:rPr>
          <w:rFonts w:ascii="Times New Roman" w:hAnsi="Times New Roman" w:cs="Times New Roman"/>
          <w:i/>
          <w:sz w:val="24"/>
          <w:szCs w:val="24"/>
        </w:rPr>
        <w:t>L. nipomensis</w:t>
      </w:r>
      <w:r w:rsidRPr="00532CAB">
        <w:rPr>
          <w:rFonts w:ascii="Times New Roman" w:hAnsi="Times New Roman" w:cs="Times New Roman"/>
          <w:sz w:val="24"/>
          <w:szCs w:val="24"/>
        </w:rPr>
        <w:t xml:space="preserve"> when uncaged, and when they are caged, they are unreachable to herbivores of that size and herbivory becomes </w:t>
      </w:r>
      <w:r w:rsidR="00D46C93" w:rsidRPr="00532CAB">
        <w:rPr>
          <w:rFonts w:ascii="Times New Roman" w:hAnsi="Times New Roman" w:cs="Times New Roman"/>
          <w:sz w:val="24"/>
          <w:szCs w:val="24"/>
        </w:rPr>
        <w:t>milder</w:t>
      </w:r>
      <w:r w:rsidRPr="00532CAB">
        <w:rPr>
          <w:rFonts w:ascii="Times New Roman" w:hAnsi="Times New Roman" w:cs="Times New Roman"/>
          <w:sz w:val="24"/>
          <w:szCs w:val="24"/>
        </w:rPr>
        <w:t>, likely caused by smaller herbivores such as insects.</w:t>
      </w:r>
      <w:r w:rsidR="00532CAB">
        <w:rPr>
          <w:rFonts w:ascii="Times New Roman" w:hAnsi="Times New Roman" w:cs="Times New Roman"/>
          <w:sz w:val="24"/>
          <w:szCs w:val="24"/>
        </w:rPr>
        <w:t xml:space="preserve"> </w:t>
      </w:r>
      <w:r w:rsidR="00532CAB">
        <w:rPr>
          <w:rFonts w:ascii="Times New Roman" w:hAnsi="Times New Roman" w:cs="Times New Roman"/>
          <w:color w:val="000000"/>
          <w:sz w:val="24"/>
          <w:szCs w:val="24"/>
        </w:rPr>
        <w:t>Using an ANOVA, we</w:t>
      </w:r>
      <w:r w:rsidR="00532CAB" w:rsidRPr="00532CAB">
        <w:rPr>
          <w:rFonts w:ascii="Times New Roman" w:hAnsi="Times New Roman" w:cs="Times New Roman"/>
          <w:color w:val="000000"/>
          <w:sz w:val="24"/>
          <w:szCs w:val="24"/>
        </w:rPr>
        <w:t xml:space="preserve"> found that degree of herbivory significantly affected average seed production</w:t>
      </w:r>
      <w:r w:rsidR="00532CAB">
        <w:rPr>
          <w:rFonts w:ascii="Times New Roman" w:hAnsi="Times New Roman" w:cs="Times New Roman"/>
          <w:color w:val="000000"/>
          <w:sz w:val="24"/>
          <w:szCs w:val="24"/>
        </w:rPr>
        <w:t xml:space="preserve"> at the plot level (p &lt; 0.05; </w:t>
      </w:r>
      <w:r w:rsidR="00532CAB" w:rsidRPr="00532CAB">
        <w:rPr>
          <w:rFonts w:ascii="Times New Roman" w:hAnsi="Times New Roman" w:cs="Times New Roman"/>
          <w:b/>
          <w:bCs/>
          <w:color w:val="000000"/>
          <w:sz w:val="24"/>
          <w:szCs w:val="24"/>
        </w:rPr>
        <w:t xml:space="preserve">Fig. </w:t>
      </w:r>
      <w:r w:rsidR="000F6D0D">
        <w:rPr>
          <w:rFonts w:ascii="Times New Roman" w:hAnsi="Times New Roman" w:cs="Times New Roman"/>
          <w:b/>
          <w:bCs/>
          <w:color w:val="000000"/>
          <w:sz w:val="24"/>
          <w:szCs w:val="24"/>
        </w:rPr>
        <w:t>11</w:t>
      </w:r>
      <w:r w:rsidR="00532CAB">
        <w:rPr>
          <w:rFonts w:ascii="Times New Roman" w:hAnsi="Times New Roman" w:cs="Times New Roman"/>
          <w:color w:val="000000"/>
          <w:sz w:val="24"/>
          <w:szCs w:val="24"/>
        </w:rPr>
        <w:t>)</w:t>
      </w:r>
      <w:r w:rsidR="00532CAB" w:rsidRPr="00532CAB">
        <w:rPr>
          <w:rFonts w:ascii="Times New Roman" w:hAnsi="Times New Roman" w:cs="Times New Roman"/>
          <w:color w:val="000000"/>
          <w:sz w:val="24"/>
          <w:szCs w:val="24"/>
        </w:rPr>
        <w:t xml:space="preserve">. General contrasts </w:t>
      </w:r>
      <w:r w:rsidR="00532CAB">
        <w:rPr>
          <w:rFonts w:ascii="Times New Roman" w:hAnsi="Times New Roman" w:cs="Times New Roman"/>
          <w:color w:val="000000"/>
          <w:sz w:val="24"/>
          <w:szCs w:val="24"/>
        </w:rPr>
        <w:t xml:space="preserve">show </w:t>
      </w:r>
      <w:r w:rsidR="00532CAB" w:rsidRPr="00532CAB">
        <w:rPr>
          <w:rFonts w:ascii="Times New Roman" w:hAnsi="Times New Roman" w:cs="Times New Roman"/>
          <w:color w:val="000000"/>
          <w:sz w:val="24"/>
          <w:szCs w:val="24"/>
        </w:rPr>
        <w:t>that herbivory does not uniformly decrease seed production and that mild herbivory is significant in increasing seed production compared to plots that experience severe herbivory or no herbivory</w:t>
      </w:r>
      <w:r w:rsidR="00532CAB">
        <w:rPr>
          <w:rFonts w:ascii="Times New Roman" w:hAnsi="Times New Roman" w:cs="Times New Roman"/>
          <w:color w:val="000000"/>
          <w:sz w:val="24"/>
          <w:szCs w:val="24"/>
        </w:rPr>
        <w:t xml:space="preserve"> (p &lt; 0.01)</w:t>
      </w:r>
      <w:r w:rsidR="00532CAB" w:rsidRPr="00532CAB">
        <w:rPr>
          <w:rFonts w:ascii="Times New Roman" w:hAnsi="Times New Roman" w:cs="Times New Roman"/>
          <w:color w:val="000000"/>
          <w:sz w:val="24"/>
          <w:szCs w:val="24"/>
        </w:rPr>
        <w:t>.</w:t>
      </w:r>
    </w:p>
    <w:p w14:paraId="3B6994FA" w14:textId="77777777" w:rsidR="00532CAB" w:rsidRPr="00532CAB" w:rsidRDefault="00532CAB" w:rsidP="00532CAB">
      <w:pPr>
        <w:spacing w:after="0"/>
        <w:rPr>
          <w:rFonts w:ascii="Times New Roman" w:hAnsi="Times New Roman" w:cs="Times New Roman"/>
          <w:sz w:val="24"/>
          <w:szCs w:val="24"/>
        </w:rPr>
      </w:pPr>
    </w:p>
    <w:p w14:paraId="55627AA6" w14:textId="77777777" w:rsidR="00FE1717" w:rsidRDefault="00FE1717" w:rsidP="007310C7">
      <w:pPr>
        <w:spacing w:after="0"/>
        <w:rPr>
          <w:rFonts w:ascii="Lucida Console" w:hAnsi="Lucida Console" w:cs="Times New Roman"/>
          <w:sz w:val="20"/>
          <w:szCs w:val="24"/>
        </w:rPr>
      </w:pPr>
    </w:p>
    <w:p w14:paraId="76C00AF9" w14:textId="7D65DB5E" w:rsidR="00FE1717" w:rsidRDefault="00FE1717" w:rsidP="00532CAB">
      <w:pPr>
        <w:pStyle w:val="HTMLPreformatted"/>
        <w:shd w:val="clear" w:color="auto" w:fill="FFFFFF"/>
        <w:wordWrap w:val="0"/>
        <w:spacing w:line="251" w:lineRule="atLeast"/>
        <w:jc w:val="center"/>
        <w:rPr>
          <w:rFonts w:ascii="Lucida Console" w:hAnsi="Lucida Console"/>
          <w:color w:val="000000"/>
        </w:rPr>
      </w:pPr>
      <w:r>
        <w:rPr>
          <w:rFonts w:ascii="Lucida Console" w:hAnsi="Lucida Console" w:cs="Times New Roman"/>
          <w:noProof/>
          <w:szCs w:val="24"/>
        </w:rPr>
        <w:drawing>
          <wp:inline distT="0" distB="0" distL="0" distR="0" wp14:anchorId="432B32B3" wp14:editId="58C6F322">
            <wp:extent cx="5550477" cy="476329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5555015" cy="4767187"/>
                    </a:xfrm>
                    <a:prstGeom prst="rect">
                      <a:avLst/>
                    </a:prstGeom>
                    <a:noFill/>
                    <a:ln w="9525">
                      <a:noFill/>
                      <a:miter lim="800000"/>
                      <a:headEnd/>
                      <a:tailEnd/>
                    </a:ln>
                  </pic:spPr>
                </pic:pic>
              </a:graphicData>
            </a:graphic>
          </wp:inline>
        </w:drawing>
      </w:r>
    </w:p>
    <w:p w14:paraId="636A3AFD" w14:textId="3DADDFE3" w:rsidR="00532CAB" w:rsidRDefault="00532CAB" w:rsidP="00532CAB">
      <w:pPr>
        <w:spacing w:after="0"/>
        <w:rPr>
          <w:rFonts w:ascii="Times New Roman" w:hAnsi="Times New Roman" w:cs="Times New Roman"/>
        </w:rPr>
      </w:pPr>
      <w:r w:rsidRPr="0023426E">
        <w:rPr>
          <w:rFonts w:ascii="Lucida Console" w:hAnsi="Lucida Console"/>
          <w:b/>
          <w:bCs/>
          <w:color w:val="000000"/>
          <w:sz w:val="20"/>
          <w:szCs w:val="20"/>
        </w:rPr>
        <w:t xml:space="preserve">Figure </w:t>
      </w:r>
      <w:r w:rsidR="000F6D0D">
        <w:rPr>
          <w:rFonts w:ascii="Lucida Console" w:hAnsi="Lucida Console"/>
          <w:b/>
          <w:bCs/>
          <w:color w:val="000000"/>
          <w:sz w:val="20"/>
          <w:szCs w:val="20"/>
        </w:rPr>
        <w:t>11</w:t>
      </w:r>
      <w:r w:rsidRPr="0023426E">
        <w:rPr>
          <w:rFonts w:ascii="Lucida Console" w:hAnsi="Lucida Console"/>
          <w:color w:val="000000"/>
          <w:sz w:val="20"/>
          <w:szCs w:val="20"/>
        </w:rPr>
        <w:t xml:space="preserve">. </w:t>
      </w:r>
      <w:r>
        <w:rPr>
          <w:rFonts w:ascii="Lucida Console" w:hAnsi="Lucida Console"/>
          <w:color w:val="000000"/>
          <w:sz w:val="20"/>
          <w:szCs w:val="20"/>
        </w:rPr>
        <w:t>Plot compares average seed pod production based on level of herbivory. Plants that experience mild herbivory produce the most seed pods.</w:t>
      </w:r>
    </w:p>
    <w:p w14:paraId="74C721CD" w14:textId="77777777" w:rsidR="00FE1717" w:rsidRDefault="00FE1717" w:rsidP="007310C7">
      <w:pPr>
        <w:spacing w:after="0"/>
        <w:rPr>
          <w:rFonts w:ascii="Lucida Console" w:hAnsi="Lucida Console" w:cs="Times New Roman"/>
          <w:sz w:val="20"/>
          <w:szCs w:val="24"/>
        </w:rPr>
      </w:pPr>
    </w:p>
    <w:p w14:paraId="279920BA" w14:textId="77777777" w:rsidR="00FE1717" w:rsidRDefault="00FE1717" w:rsidP="007310C7">
      <w:pPr>
        <w:spacing w:after="0"/>
        <w:rPr>
          <w:rFonts w:ascii="Lucida Console" w:hAnsi="Lucida Console" w:cs="Times New Roman"/>
          <w:sz w:val="20"/>
          <w:szCs w:val="24"/>
        </w:rPr>
      </w:pPr>
    </w:p>
    <w:p w14:paraId="38895836" w14:textId="71FA8067" w:rsidR="00FE1717" w:rsidRDefault="00FE1717" w:rsidP="007310C7">
      <w:pPr>
        <w:spacing w:after="0"/>
        <w:rPr>
          <w:rFonts w:ascii="Lucida Console" w:hAnsi="Lucida Console" w:cs="Times New Roman"/>
          <w:sz w:val="20"/>
          <w:szCs w:val="24"/>
        </w:rPr>
      </w:pPr>
    </w:p>
    <w:p w14:paraId="7E9EA710" w14:textId="1D1E5302" w:rsidR="0089334B" w:rsidRDefault="0089334B" w:rsidP="007310C7">
      <w:pPr>
        <w:spacing w:after="0"/>
        <w:rPr>
          <w:rFonts w:ascii="Lucida Console" w:hAnsi="Lucida Console" w:cs="Times New Roman"/>
          <w:sz w:val="20"/>
          <w:szCs w:val="24"/>
        </w:rPr>
      </w:pPr>
    </w:p>
    <w:p w14:paraId="2F63482C" w14:textId="6CD9D47A" w:rsidR="00532CAB" w:rsidRDefault="00532CAB" w:rsidP="007310C7">
      <w:pPr>
        <w:spacing w:after="0"/>
        <w:rPr>
          <w:rFonts w:ascii="Times New Roman" w:hAnsi="Times New Roman" w:cs="Times New Roman"/>
          <w:b/>
          <w:bCs/>
          <w:sz w:val="24"/>
          <w:szCs w:val="24"/>
        </w:rPr>
      </w:pPr>
      <w:r w:rsidRPr="00532CAB">
        <w:rPr>
          <w:rFonts w:ascii="Times New Roman" w:hAnsi="Times New Roman" w:cs="Times New Roman"/>
          <w:b/>
          <w:bCs/>
          <w:sz w:val="24"/>
          <w:szCs w:val="24"/>
        </w:rPr>
        <w:lastRenderedPageBreak/>
        <w:t>Discussion</w:t>
      </w:r>
    </w:p>
    <w:p w14:paraId="380F3BCB" w14:textId="6233398F" w:rsidR="00C67D00" w:rsidRDefault="00C67D00" w:rsidP="00995365">
      <w:pPr>
        <w:spacing w:after="0"/>
        <w:ind w:firstLine="720"/>
        <w:rPr>
          <w:rFonts w:ascii="Times New Roman" w:hAnsi="Times New Roman" w:cs="Times New Roman"/>
          <w:sz w:val="24"/>
          <w:szCs w:val="24"/>
        </w:rPr>
      </w:pPr>
      <w:r>
        <w:rPr>
          <w:rFonts w:ascii="Times New Roman" w:hAnsi="Times New Roman" w:cs="Times New Roman"/>
          <w:sz w:val="24"/>
          <w:szCs w:val="24"/>
        </w:rPr>
        <w:t xml:space="preserve">We find that originally sowed populations of </w:t>
      </w:r>
      <w:r w:rsidRPr="00C67D00">
        <w:rPr>
          <w:rFonts w:ascii="Times New Roman" w:hAnsi="Times New Roman" w:cs="Times New Roman"/>
          <w:i/>
          <w:iCs/>
          <w:sz w:val="24"/>
          <w:szCs w:val="24"/>
        </w:rPr>
        <w:t>Lupinus</w:t>
      </w:r>
      <w:r>
        <w:rPr>
          <w:rFonts w:ascii="Times New Roman" w:hAnsi="Times New Roman" w:cs="Times New Roman"/>
          <w:sz w:val="24"/>
          <w:szCs w:val="24"/>
        </w:rPr>
        <w:t xml:space="preserve"> </w:t>
      </w:r>
      <w:r w:rsidRPr="00C67D00">
        <w:rPr>
          <w:rFonts w:ascii="Times New Roman" w:hAnsi="Times New Roman" w:cs="Times New Roman"/>
          <w:i/>
          <w:iCs/>
          <w:sz w:val="24"/>
          <w:szCs w:val="24"/>
        </w:rPr>
        <w:t>nipomensis</w:t>
      </w:r>
      <w:r>
        <w:rPr>
          <w:rFonts w:ascii="Times New Roman" w:hAnsi="Times New Roman" w:cs="Times New Roman"/>
          <w:sz w:val="24"/>
          <w:szCs w:val="24"/>
        </w:rPr>
        <w:t xml:space="preserve"> are successfully sustaining, but only in specific habitat types. </w:t>
      </w:r>
      <w:r w:rsidR="00532CAB">
        <w:rPr>
          <w:rFonts w:ascii="Times New Roman" w:hAnsi="Times New Roman" w:cs="Times New Roman"/>
          <w:sz w:val="24"/>
          <w:szCs w:val="24"/>
        </w:rPr>
        <w:t>The continued monitoring and results of the 5</w:t>
      </w:r>
      <w:r w:rsidR="00532CAB" w:rsidRPr="00532CAB">
        <w:rPr>
          <w:rFonts w:ascii="Times New Roman" w:hAnsi="Times New Roman" w:cs="Times New Roman"/>
          <w:sz w:val="24"/>
          <w:szCs w:val="24"/>
          <w:vertAlign w:val="superscript"/>
        </w:rPr>
        <w:t>th</w:t>
      </w:r>
      <w:r w:rsidR="00532CAB">
        <w:rPr>
          <w:rFonts w:ascii="Times New Roman" w:hAnsi="Times New Roman" w:cs="Times New Roman"/>
          <w:sz w:val="24"/>
          <w:szCs w:val="24"/>
        </w:rPr>
        <w:t xml:space="preserve"> year of the Black Lake Nipomo </w:t>
      </w:r>
      <w:proofErr w:type="spellStart"/>
      <w:r w:rsidR="00532CAB">
        <w:rPr>
          <w:rFonts w:ascii="Times New Roman" w:hAnsi="Times New Roman" w:cs="Times New Roman"/>
          <w:sz w:val="24"/>
          <w:szCs w:val="24"/>
        </w:rPr>
        <w:t>outplanting</w:t>
      </w:r>
      <w:proofErr w:type="spellEnd"/>
      <w:r w:rsidR="00532CAB">
        <w:rPr>
          <w:rFonts w:ascii="Times New Roman" w:hAnsi="Times New Roman" w:cs="Times New Roman"/>
          <w:sz w:val="24"/>
          <w:szCs w:val="24"/>
        </w:rPr>
        <w:t xml:space="preserve"> demonstrate the importance of determining potential microhabitat preferences </w:t>
      </w:r>
      <w:r>
        <w:rPr>
          <w:rFonts w:ascii="Times New Roman" w:hAnsi="Times New Roman" w:cs="Times New Roman"/>
          <w:sz w:val="24"/>
          <w:szCs w:val="24"/>
        </w:rPr>
        <w:t xml:space="preserve">of sensitive species before undertaking a full recovery effort. Ideal habitat at Black Lake Ecological Area (BLEA) is approximately 10% of the entire conservation area. Without careful planning and understanding of species preferences, 90% of a potential recovery effort could have been in vain. </w:t>
      </w:r>
    </w:p>
    <w:p w14:paraId="62340F72" w14:textId="281D13BF" w:rsidR="00C67D00" w:rsidRDefault="00C67D00" w:rsidP="007310C7">
      <w:pPr>
        <w:spacing w:after="0"/>
        <w:rPr>
          <w:rFonts w:ascii="Times New Roman" w:hAnsi="Times New Roman" w:cs="Times New Roman"/>
          <w:sz w:val="24"/>
          <w:szCs w:val="24"/>
        </w:rPr>
      </w:pPr>
      <w:r>
        <w:rPr>
          <w:rFonts w:ascii="Times New Roman" w:hAnsi="Times New Roman" w:cs="Times New Roman"/>
          <w:sz w:val="24"/>
          <w:szCs w:val="24"/>
        </w:rPr>
        <w:tab/>
        <w:t>By the 5</w:t>
      </w:r>
      <w:r w:rsidRPr="00C67D00">
        <w:rPr>
          <w:rFonts w:ascii="Times New Roman" w:hAnsi="Times New Roman" w:cs="Times New Roman"/>
          <w:sz w:val="24"/>
          <w:szCs w:val="24"/>
          <w:vertAlign w:val="superscript"/>
        </w:rPr>
        <w:t>th</w:t>
      </w:r>
      <w:r>
        <w:rPr>
          <w:rFonts w:ascii="Times New Roman" w:hAnsi="Times New Roman" w:cs="Times New Roman"/>
          <w:sz w:val="24"/>
          <w:szCs w:val="24"/>
        </w:rPr>
        <w:t xml:space="preserve"> year, we see that average percent germination of individuals decrease. This can be misleading and potentially lead us to believe that there is lower success, however, this is because each year, there is a greater number of seeds added to the seed bank. These seeds do not always germinate the next year because lupines are known to have hard seed coats to delay germination. Therefore</w:t>
      </w:r>
      <w:r w:rsidR="00995365">
        <w:rPr>
          <w:rFonts w:ascii="Times New Roman" w:hAnsi="Times New Roman" w:cs="Times New Roman"/>
          <w:sz w:val="24"/>
          <w:szCs w:val="24"/>
        </w:rPr>
        <w:t>,</w:t>
      </w:r>
      <w:r>
        <w:rPr>
          <w:rFonts w:ascii="Times New Roman" w:hAnsi="Times New Roman" w:cs="Times New Roman"/>
          <w:sz w:val="24"/>
          <w:szCs w:val="24"/>
        </w:rPr>
        <w:t xml:space="preserve"> the increasing seedbank, but consistent </w:t>
      </w:r>
      <w:r w:rsidR="00995365">
        <w:rPr>
          <w:rFonts w:ascii="Times New Roman" w:hAnsi="Times New Roman" w:cs="Times New Roman"/>
          <w:sz w:val="24"/>
          <w:szCs w:val="24"/>
        </w:rPr>
        <w:t>absolute germination, cause this trend.</w:t>
      </w:r>
      <w:r>
        <w:rPr>
          <w:rFonts w:ascii="Times New Roman" w:hAnsi="Times New Roman" w:cs="Times New Roman"/>
          <w:sz w:val="24"/>
          <w:szCs w:val="24"/>
        </w:rPr>
        <w:t xml:space="preserve"> We </w:t>
      </w:r>
      <w:r w:rsidR="00995365">
        <w:rPr>
          <w:rFonts w:ascii="Times New Roman" w:hAnsi="Times New Roman" w:cs="Times New Roman"/>
          <w:sz w:val="24"/>
          <w:szCs w:val="24"/>
        </w:rPr>
        <w:t xml:space="preserve">also </w:t>
      </w:r>
      <w:r>
        <w:rPr>
          <w:rFonts w:ascii="Times New Roman" w:hAnsi="Times New Roman" w:cs="Times New Roman"/>
          <w:sz w:val="24"/>
          <w:szCs w:val="24"/>
        </w:rPr>
        <w:t>find that by the 5</w:t>
      </w:r>
      <w:r w:rsidRPr="00C67D00">
        <w:rPr>
          <w:rFonts w:ascii="Times New Roman" w:hAnsi="Times New Roman" w:cs="Times New Roman"/>
          <w:sz w:val="24"/>
          <w:szCs w:val="24"/>
          <w:vertAlign w:val="superscript"/>
        </w:rPr>
        <w:t>th</w:t>
      </w:r>
      <w:r>
        <w:rPr>
          <w:rFonts w:ascii="Times New Roman" w:hAnsi="Times New Roman" w:cs="Times New Roman"/>
          <w:sz w:val="24"/>
          <w:szCs w:val="24"/>
        </w:rPr>
        <w:t xml:space="preserve"> year topography has a low effect on percent germination (</w:t>
      </w:r>
      <w:r w:rsidRPr="00C67D00">
        <w:rPr>
          <w:rFonts w:ascii="Times New Roman" w:hAnsi="Times New Roman" w:cs="Times New Roman"/>
          <w:b/>
          <w:bCs/>
          <w:sz w:val="24"/>
          <w:szCs w:val="24"/>
        </w:rPr>
        <w:t xml:space="preserve">Fig. </w:t>
      </w:r>
      <w:r w:rsidR="000F6D0D">
        <w:rPr>
          <w:rFonts w:ascii="Times New Roman" w:hAnsi="Times New Roman" w:cs="Times New Roman"/>
          <w:b/>
          <w:bCs/>
          <w:sz w:val="24"/>
          <w:szCs w:val="24"/>
        </w:rPr>
        <w:t>6</w:t>
      </w:r>
      <w:r>
        <w:rPr>
          <w:rFonts w:ascii="Times New Roman" w:hAnsi="Times New Roman" w:cs="Times New Roman"/>
          <w:sz w:val="24"/>
          <w:szCs w:val="24"/>
        </w:rPr>
        <w:t>), but still plays a major role in seed pod production</w:t>
      </w:r>
      <w:r w:rsidR="000F6D0D">
        <w:rPr>
          <w:rFonts w:ascii="Times New Roman" w:hAnsi="Times New Roman" w:cs="Times New Roman"/>
          <w:sz w:val="24"/>
          <w:szCs w:val="24"/>
        </w:rPr>
        <w:t>, consistent throughout the duration of the experiment</w:t>
      </w:r>
      <w:r>
        <w:rPr>
          <w:rFonts w:ascii="Times New Roman" w:hAnsi="Times New Roman" w:cs="Times New Roman"/>
          <w:sz w:val="24"/>
          <w:szCs w:val="24"/>
        </w:rPr>
        <w:t xml:space="preserve"> (</w:t>
      </w:r>
      <w:r w:rsidRPr="00C67D00">
        <w:rPr>
          <w:rFonts w:ascii="Times New Roman" w:hAnsi="Times New Roman" w:cs="Times New Roman"/>
          <w:b/>
          <w:bCs/>
          <w:sz w:val="24"/>
          <w:szCs w:val="24"/>
        </w:rPr>
        <w:t xml:space="preserve">Fig. </w:t>
      </w:r>
      <w:r w:rsidR="000F6D0D">
        <w:rPr>
          <w:rFonts w:ascii="Times New Roman" w:hAnsi="Times New Roman" w:cs="Times New Roman"/>
          <w:b/>
          <w:bCs/>
          <w:sz w:val="24"/>
          <w:szCs w:val="24"/>
        </w:rPr>
        <w:t>7</w:t>
      </w:r>
      <w:r>
        <w:rPr>
          <w:rFonts w:ascii="Times New Roman" w:hAnsi="Times New Roman" w:cs="Times New Roman"/>
          <w:sz w:val="24"/>
          <w:szCs w:val="24"/>
        </w:rPr>
        <w:t>). In particular, we find that the north facing aspect plays a determining factor, more so than topography or slope on its own. North facing slopes often have lower exposure, allowing greater soil moisture and lower drought stress.</w:t>
      </w:r>
      <w:r w:rsidR="000F6D0D">
        <w:rPr>
          <w:rFonts w:ascii="Times New Roman" w:hAnsi="Times New Roman" w:cs="Times New Roman"/>
          <w:sz w:val="24"/>
          <w:szCs w:val="24"/>
        </w:rPr>
        <w:t xml:space="preserve"> </w:t>
      </w:r>
      <w:r w:rsidR="00995365">
        <w:rPr>
          <w:rFonts w:ascii="Times New Roman" w:hAnsi="Times New Roman" w:cs="Times New Roman"/>
          <w:sz w:val="24"/>
          <w:szCs w:val="24"/>
        </w:rPr>
        <w:t>Parallel</w:t>
      </w:r>
      <w:r>
        <w:rPr>
          <w:rFonts w:ascii="Times New Roman" w:hAnsi="Times New Roman" w:cs="Times New Roman"/>
          <w:sz w:val="24"/>
          <w:szCs w:val="24"/>
        </w:rPr>
        <w:t xml:space="preserve"> with greenhouse studies (Luong et al. 2018, unpublished data), this indicates that </w:t>
      </w:r>
      <w:r>
        <w:rPr>
          <w:rFonts w:ascii="Times New Roman" w:hAnsi="Times New Roman" w:cs="Times New Roman"/>
          <w:i/>
          <w:iCs/>
          <w:sz w:val="24"/>
          <w:szCs w:val="24"/>
        </w:rPr>
        <w:t>L. nipomensis</w:t>
      </w:r>
      <w:r>
        <w:rPr>
          <w:rFonts w:ascii="Times New Roman" w:hAnsi="Times New Roman" w:cs="Times New Roman"/>
          <w:sz w:val="24"/>
          <w:szCs w:val="24"/>
        </w:rPr>
        <w:t>, may not require large water input for germination, but is important for long-term survival and reproduction.</w:t>
      </w:r>
    </w:p>
    <w:p w14:paraId="711A700C" w14:textId="301ACFAF" w:rsidR="00995365" w:rsidRDefault="00995365" w:rsidP="007310C7">
      <w:pPr>
        <w:spacing w:after="0"/>
        <w:rPr>
          <w:rFonts w:ascii="Times New Roman" w:hAnsi="Times New Roman" w:cs="Times New Roman"/>
          <w:sz w:val="24"/>
          <w:szCs w:val="24"/>
        </w:rPr>
      </w:pPr>
      <w:r>
        <w:rPr>
          <w:rFonts w:ascii="Times New Roman" w:hAnsi="Times New Roman" w:cs="Times New Roman"/>
          <w:sz w:val="24"/>
          <w:szCs w:val="24"/>
        </w:rPr>
        <w:tab/>
        <w:t>Although caging mesh size was not significant, presence of caging continues to be an important factor in determining overall percent germination and seed pod production (</w:t>
      </w:r>
      <w:r w:rsidRPr="00995365">
        <w:rPr>
          <w:rFonts w:ascii="Times New Roman" w:hAnsi="Times New Roman" w:cs="Times New Roman"/>
          <w:b/>
          <w:bCs/>
          <w:sz w:val="24"/>
          <w:szCs w:val="24"/>
        </w:rPr>
        <w:t xml:space="preserve">Fig. </w:t>
      </w:r>
      <w:r w:rsidR="000F6D0D">
        <w:rPr>
          <w:rFonts w:ascii="Times New Roman" w:hAnsi="Times New Roman" w:cs="Times New Roman"/>
          <w:b/>
          <w:bCs/>
          <w:sz w:val="24"/>
          <w:szCs w:val="24"/>
        </w:rPr>
        <w:t>8</w:t>
      </w:r>
      <w:r>
        <w:rPr>
          <w:rFonts w:ascii="Times New Roman" w:hAnsi="Times New Roman" w:cs="Times New Roman"/>
          <w:sz w:val="24"/>
          <w:szCs w:val="24"/>
        </w:rPr>
        <w:t xml:space="preserve">, </w:t>
      </w:r>
      <w:r w:rsidR="000F6D0D">
        <w:rPr>
          <w:rFonts w:ascii="Times New Roman" w:hAnsi="Times New Roman" w:cs="Times New Roman"/>
          <w:b/>
          <w:bCs/>
          <w:sz w:val="24"/>
          <w:szCs w:val="24"/>
        </w:rPr>
        <w:t>9</w:t>
      </w:r>
      <w:r>
        <w:rPr>
          <w:rFonts w:ascii="Times New Roman" w:hAnsi="Times New Roman" w:cs="Times New Roman"/>
          <w:sz w:val="24"/>
          <w:szCs w:val="24"/>
        </w:rPr>
        <w:t>). Caging, on its own, did not remove all herbivory, but instead affected the intensity of herbivory (</w:t>
      </w:r>
      <w:r w:rsidRPr="00995365">
        <w:rPr>
          <w:rFonts w:ascii="Times New Roman" w:hAnsi="Times New Roman" w:cs="Times New Roman"/>
          <w:b/>
          <w:bCs/>
          <w:sz w:val="24"/>
          <w:szCs w:val="24"/>
        </w:rPr>
        <w:t xml:space="preserve">Fig. </w:t>
      </w:r>
      <w:r w:rsidR="000F6D0D">
        <w:rPr>
          <w:rFonts w:ascii="Times New Roman" w:hAnsi="Times New Roman" w:cs="Times New Roman"/>
          <w:b/>
          <w:bCs/>
          <w:sz w:val="24"/>
          <w:szCs w:val="24"/>
        </w:rPr>
        <w:t>10</w:t>
      </w:r>
      <w:r w:rsidRPr="00995365">
        <w:rPr>
          <w:rFonts w:ascii="Times New Roman" w:hAnsi="Times New Roman" w:cs="Times New Roman"/>
          <w:sz w:val="24"/>
          <w:szCs w:val="24"/>
        </w:rPr>
        <w:t>)</w:t>
      </w:r>
      <w:r>
        <w:rPr>
          <w:rFonts w:ascii="Times New Roman" w:hAnsi="Times New Roman" w:cs="Times New Roman"/>
          <w:sz w:val="24"/>
          <w:szCs w:val="24"/>
        </w:rPr>
        <w:t xml:space="preserve">. Caged plots had greater germination and seed pod production which was likely linked to the decrease in severe herbivory. Caged plots also had </w:t>
      </w:r>
      <w:r w:rsidR="000F6D0D">
        <w:rPr>
          <w:rFonts w:ascii="Times New Roman" w:hAnsi="Times New Roman" w:cs="Times New Roman"/>
          <w:sz w:val="24"/>
          <w:szCs w:val="24"/>
        </w:rPr>
        <w:t>milder</w:t>
      </w:r>
      <w:r>
        <w:rPr>
          <w:rFonts w:ascii="Times New Roman" w:hAnsi="Times New Roman" w:cs="Times New Roman"/>
          <w:sz w:val="24"/>
          <w:szCs w:val="24"/>
        </w:rPr>
        <w:t xml:space="preserve"> herbivory, which </w:t>
      </w:r>
      <w:r w:rsidR="000F6D0D">
        <w:rPr>
          <w:rFonts w:ascii="Times New Roman" w:hAnsi="Times New Roman" w:cs="Times New Roman"/>
          <w:sz w:val="24"/>
          <w:szCs w:val="24"/>
        </w:rPr>
        <w:t xml:space="preserve">was found to be linked to </w:t>
      </w:r>
      <w:r>
        <w:rPr>
          <w:rFonts w:ascii="Times New Roman" w:hAnsi="Times New Roman" w:cs="Times New Roman"/>
          <w:sz w:val="24"/>
          <w:szCs w:val="24"/>
        </w:rPr>
        <w:t>increased seed production</w:t>
      </w:r>
      <w:r w:rsidR="000F6D0D">
        <w:rPr>
          <w:rFonts w:ascii="Times New Roman" w:hAnsi="Times New Roman" w:cs="Times New Roman"/>
          <w:sz w:val="24"/>
          <w:szCs w:val="24"/>
        </w:rPr>
        <w:t xml:space="preserve"> (</w:t>
      </w:r>
      <w:r w:rsidR="000F6D0D" w:rsidRPr="000F6D0D">
        <w:rPr>
          <w:rFonts w:ascii="Times New Roman" w:hAnsi="Times New Roman" w:cs="Times New Roman"/>
          <w:b/>
          <w:bCs/>
          <w:sz w:val="24"/>
          <w:szCs w:val="24"/>
        </w:rPr>
        <w:t xml:space="preserve">Fig. </w:t>
      </w:r>
      <w:r w:rsidR="000F6D0D">
        <w:rPr>
          <w:rFonts w:ascii="Times New Roman" w:hAnsi="Times New Roman" w:cs="Times New Roman"/>
          <w:b/>
          <w:bCs/>
          <w:sz w:val="24"/>
          <w:szCs w:val="24"/>
        </w:rPr>
        <w:t>11</w:t>
      </w:r>
      <w:r w:rsidR="000F6D0D">
        <w:rPr>
          <w:rFonts w:ascii="Times New Roman" w:hAnsi="Times New Roman" w:cs="Times New Roman"/>
          <w:sz w:val="24"/>
          <w:szCs w:val="24"/>
        </w:rPr>
        <w:t xml:space="preserve">), likely </w:t>
      </w:r>
      <w:r>
        <w:rPr>
          <w:rFonts w:ascii="Times New Roman" w:hAnsi="Times New Roman" w:cs="Times New Roman"/>
          <w:sz w:val="24"/>
          <w:szCs w:val="24"/>
        </w:rPr>
        <w:t xml:space="preserve">induced </w:t>
      </w:r>
      <w:r w:rsidR="000F6D0D">
        <w:rPr>
          <w:rFonts w:ascii="Times New Roman" w:hAnsi="Times New Roman" w:cs="Times New Roman"/>
          <w:sz w:val="24"/>
          <w:szCs w:val="24"/>
        </w:rPr>
        <w:t xml:space="preserve">through </w:t>
      </w:r>
      <w:r>
        <w:rPr>
          <w:rFonts w:ascii="Times New Roman" w:hAnsi="Times New Roman" w:cs="Times New Roman"/>
          <w:sz w:val="24"/>
          <w:szCs w:val="24"/>
        </w:rPr>
        <w:t xml:space="preserve">compensatory growth. Compensatory growth occurs when plants adapted to herbivory, can </w:t>
      </w:r>
      <w:r w:rsidR="000F6D0D">
        <w:rPr>
          <w:rFonts w:ascii="Times New Roman" w:hAnsi="Times New Roman" w:cs="Times New Roman"/>
          <w:sz w:val="24"/>
          <w:szCs w:val="24"/>
        </w:rPr>
        <w:t>overcompensate</w:t>
      </w:r>
      <w:r>
        <w:rPr>
          <w:rFonts w:ascii="Times New Roman" w:hAnsi="Times New Roman" w:cs="Times New Roman"/>
          <w:sz w:val="24"/>
          <w:szCs w:val="24"/>
        </w:rPr>
        <w:t xml:space="preserve"> for loss damage by increasing growth after mild herbivory.</w:t>
      </w:r>
      <w:r w:rsidR="000F6D0D">
        <w:rPr>
          <w:rFonts w:ascii="Times New Roman" w:hAnsi="Times New Roman" w:cs="Times New Roman"/>
          <w:sz w:val="24"/>
          <w:szCs w:val="24"/>
        </w:rPr>
        <w:t xml:space="preserve"> However, it is notable that a small number of uncaged individuals did survive in the 5</w:t>
      </w:r>
      <w:r w:rsidR="000F6D0D" w:rsidRPr="000F6D0D">
        <w:rPr>
          <w:rFonts w:ascii="Times New Roman" w:hAnsi="Times New Roman" w:cs="Times New Roman"/>
          <w:sz w:val="24"/>
          <w:szCs w:val="24"/>
          <w:vertAlign w:val="superscript"/>
        </w:rPr>
        <w:t>th</w:t>
      </w:r>
      <w:r w:rsidR="000F6D0D">
        <w:rPr>
          <w:rFonts w:ascii="Times New Roman" w:hAnsi="Times New Roman" w:cs="Times New Roman"/>
          <w:sz w:val="24"/>
          <w:szCs w:val="24"/>
        </w:rPr>
        <w:t xml:space="preserve"> year that naturally recruited from the original sowing in caged plots.</w:t>
      </w:r>
    </w:p>
    <w:p w14:paraId="0F9E27EC" w14:textId="112A6847" w:rsidR="000F6D0D" w:rsidRDefault="000F6D0D" w:rsidP="007310C7">
      <w:pPr>
        <w:spacing w:after="0"/>
        <w:rPr>
          <w:rFonts w:ascii="Times New Roman" w:hAnsi="Times New Roman" w:cs="Times New Roman"/>
          <w:sz w:val="24"/>
          <w:szCs w:val="24"/>
        </w:rPr>
      </w:pPr>
      <w:r>
        <w:rPr>
          <w:rFonts w:ascii="Times New Roman" w:hAnsi="Times New Roman" w:cs="Times New Roman"/>
          <w:sz w:val="24"/>
          <w:szCs w:val="24"/>
        </w:rPr>
        <w:tab/>
        <w:t xml:space="preserve">Results from this experiment are promising </w:t>
      </w:r>
      <w:r w:rsidR="009E24F2">
        <w:rPr>
          <w:rFonts w:ascii="Times New Roman" w:hAnsi="Times New Roman" w:cs="Times New Roman"/>
          <w:sz w:val="24"/>
          <w:szCs w:val="24"/>
        </w:rPr>
        <w:t xml:space="preserve">because they </w:t>
      </w:r>
      <w:r>
        <w:rPr>
          <w:rFonts w:ascii="Times New Roman" w:hAnsi="Times New Roman" w:cs="Times New Roman"/>
          <w:sz w:val="24"/>
          <w:szCs w:val="24"/>
        </w:rPr>
        <w:t xml:space="preserve">demonstrate that reintroduction can be successful given careful planning. Notably different from previous years, we found that </w:t>
      </w:r>
      <w:r>
        <w:rPr>
          <w:rFonts w:ascii="Times New Roman" w:hAnsi="Times New Roman" w:cs="Times New Roman"/>
          <w:i/>
          <w:iCs/>
          <w:sz w:val="24"/>
          <w:szCs w:val="24"/>
        </w:rPr>
        <w:t>Lupinus nipomensis</w:t>
      </w:r>
      <w:r>
        <w:rPr>
          <w:rFonts w:ascii="Times New Roman" w:hAnsi="Times New Roman" w:cs="Times New Roman"/>
          <w:sz w:val="24"/>
          <w:szCs w:val="24"/>
        </w:rPr>
        <w:t xml:space="preserve"> individuals that germinated were </w:t>
      </w:r>
      <w:commentRangeStart w:id="4"/>
      <w:r>
        <w:rPr>
          <w:rFonts w:ascii="Times New Roman" w:hAnsi="Times New Roman" w:cs="Times New Roman"/>
          <w:sz w:val="24"/>
          <w:szCs w:val="24"/>
        </w:rPr>
        <w:t>consistently consolidated within a few plots that were successful in previous years.</w:t>
      </w:r>
      <w:commentRangeEnd w:id="4"/>
      <w:r w:rsidR="000600F8">
        <w:rPr>
          <w:rStyle w:val="CommentReference"/>
        </w:rPr>
        <w:commentReference w:id="4"/>
      </w:r>
      <w:r>
        <w:rPr>
          <w:rFonts w:ascii="Times New Roman" w:hAnsi="Times New Roman" w:cs="Times New Roman"/>
          <w:sz w:val="24"/>
          <w:szCs w:val="24"/>
        </w:rPr>
        <w:t xml:space="preserve"> This </w:t>
      </w:r>
      <w:r w:rsidR="009E24F2">
        <w:rPr>
          <w:rFonts w:ascii="Times New Roman" w:hAnsi="Times New Roman" w:cs="Times New Roman"/>
          <w:sz w:val="24"/>
          <w:szCs w:val="24"/>
        </w:rPr>
        <w:t xml:space="preserve">indicates that there needs to be further investigation within these specific plots and how they differ from other plots within and with different topographies. Furthermore, it is still unclear if individuals in the caged plots are truly experiencing compensatory growth or if they have greater success due to a potential interaction between the cage and coastal fog influence causing fog drip, improving soil moisture content. Although this is a possibility, it is unlikely, because we found no differences in the two caged treatments which have different mesh toppers which would affect potential fog drip. However, </w:t>
      </w:r>
      <w:r w:rsidR="009E24F2">
        <w:rPr>
          <w:rFonts w:ascii="Times New Roman" w:hAnsi="Times New Roman" w:cs="Times New Roman"/>
          <w:sz w:val="24"/>
          <w:szCs w:val="24"/>
        </w:rPr>
        <w:lastRenderedPageBreak/>
        <w:t>future studies should focus on disentangling this possibility. Future studies should also focus on potential genetic inbreeding depression and potential ongoing management actions that can benefit species recovery.</w:t>
      </w:r>
    </w:p>
    <w:p w14:paraId="355BF871" w14:textId="6BF396D0" w:rsidR="009E24F2" w:rsidRDefault="009E24F2" w:rsidP="007310C7">
      <w:pPr>
        <w:spacing w:after="0"/>
        <w:rPr>
          <w:rFonts w:ascii="Times New Roman" w:hAnsi="Times New Roman" w:cs="Times New Roman"/>
          <w:sz w:val="24"/>
          <w:szCs w:val="24"/>
        </w:rPr>
      </w:pPr>
      <w:r>
        <w:rPr>
          <w:rFonts w:ascii="Times New Roman" w:hAnsi="Times New Roman" w:cs="Times New Roman"/>
          <w:sz w:val="24"/>
          <w:szCs w:val="24"/>
        </w:rPr>
        <w:tab/>
        <w:t xml:space="preserve">I recommend that this project continues its active monitoring protocol for at least 10 years (ending in 2025) in order to determine the long-term trajectory of the </w:t>
      </w:r>
      <w:proofErr w:type="spellStart"/>
      <w:r>
        <w:rPr>
          <w:rFonts w:ascii="Times New Roman" w:hAnsi="Times New Roman" w:cs="Times New Roman"/>
          <w:sz w:val="24"/>
          <w:szCs w:val="24"/>
        </w:rPr>
        <w:t>outplanting</w:t>
      </w:r>
      <w:proofErr w:type="spellEnd"/>
      <w:r>
        <w:rPr>
          <w:rFonts w:ascii="Times New Roman" w:hAnsi="Times New Roman" w:cs="Times New Roman"/>
          <w:sz w:val="24"/>
          <w:szCs w:val="24"/>
        </w:rPr>
        <w:t xml:space="preserve"> experiment and to ensure results are consistent. Furthermore, a longer-term data set is needed to better assess meteorological and climate effects on the population.</w:t>
      </w:r>
      <w:r w:rsidRPr="009E24F2">
        <w:rPr>
          <w:rFonts w:ascii="Times New Roman" w:hAnsi="Times New Roman" w:cs="Times New Roman"/>
        </w:rPr>
        <w:t xml:space="preserve"> </w:t>
      </w:r>
      <w:r w:rsidRPr="009E24F2">
        <w:rPr>
          <w:rFonts w:ascii="Times New Roman" w:hAnsi="Times New Roman" w:cs="Times New Roman"/>
          <w:sz w:val="24"/>
          <w:szCs w:val="24"/>
        </w:rPr>
        <w:t xml:space="preserve">Reintroduction into other areas such as the Guadalupe Nipomo Dunes National Wildlife Refuge, </w:t>
      </w:r>
      <w:proofErr w:type="spellStart"/>
      <w:r w:rsidRPr="009E24F2">
        <w:rPr>
          <w:rFonts w:ascii="Times New Roman" w:hAnsi="Times New Roman" w:cs="Times New Roman"/>
          <w:sz w:val="24"/>
          <w:szCs w:val="24"/>
        </w:rPr>
        <w:t>Oceano</w:t>
      </w:r>
      <w:proofErr w:type="spellEnd"/>
      <w:r w:rsidRPr="009E24F2">
        <w:rPr>
          <w:rFonts w:ascii="Times New Roman" w:hAnsi="Times New Roman" w:cs="Times New Roman"/>
          <w:sz w:val="24"/>
          <w:szCs w:val="24"/>
        </w:rPr>
        <w:t xml:space="preserve"> Dunes or a County Park in the back dune areas will help secure the future of this plant against the vagaries of herbivory, invasive species</w:t>
      </w:r>
      <w:r>
        <w:rPr>
          <w:rFonts w:ascii="Times New Roman" w:hAnsi="Times New Roman" w:cs="Times New Roman"/>
          <w:sz w:val="24"/>
          <w:szCs w:val="24"/>
        </w:rPr>
        <w:t>,</w:t>
      </w:r>
      <w:r w:rsidRPr="009E24F2">
        <w:rPr>
          <w:rFonts w:ascii="Times New Roman" w:hAnsi="Times New Roman" w:cs="Times New Roman"/>
          <w:sz w:val="24"/>
          <w:szCs w:val="24"/>
        </w:rPr>
        <w:t xml:space="preserve"> </w:t>
      </w:r>
      <w:r>
        <w:rPr>
          <w:rFonts w:ascii="Times New Roman" w:hAnsi="Times New Roman" w:cs="Times New Roman"/>
          <w:sz w:val="24"/>
          <w:szCs w:val="24"/>
        </w:rPr>
        <w:t xml:space="preserve">environmental stochasticity </w:t>
      </w:r>
      <w:r w:rsidRPr="009E24F2">
        <w:rPr>
          <w:rFonts w:ascii="Times New Roman" w:hAnsi="Times New Roman" w:cs="Times New Roman"/>
          <w:sz w:val="24"/>
          <w:szCs w:val="24"/>
        </w:rPr>
        <w:t xml:space="preserve">and will help us understand whether results from Black Lake are more broadly applicable. </w:t>
      </w:r>
    </w:p>
    <w:p w14:paraId="7AED9BE6" w14:textId="40CD2ABF" w:rsidR="009E24F2" w:rsidRDefault="009E24F2" w:rsidP="007310C7">
      <w:pPr>
        <w:spacing w:after="0"/>
        <w:rPr>
          <w:rFonts w:ascii="Times New Roman" w:hAnsi="Times New Roman" w:cs="Times New Roman"/>
          <w:sz w:val="24"/>
          <w:szCs w:val="24"/>
        </w:rPr>
      </w:pPr>
    </w:p>
    <w:p w14:paraId="19EDB4B6" w14:textId="212EBC2D" w:rsidR="009E24F2" w:rsidRPr="009E24F2" w:rsidRDefault="009E24F2" w:rsidP="007310C7">
      <w:pPr>
        <w:spacing w:after="0"/>
        <w:rPr>
          <w:rFonts w:ascii="Times New Roman" w:hAnsi="Times New Roman" w:cs="Times New Roman"/>
          <w:b/>
          <w:bCs/>
          <w:sz w:val="24"/>
          <w:szCs w:val="24"/>
        </w:rPr>
      </w:pPr>
      <w:r w:rsidRPr="009E24F2">
        <w:rPr>
          <w:rFonts w:ascii="Times New Roman" w:hAnsi="Times New Roman" w:cs="Times New Roman"/>
          <w:b/>
          <w:bCs/>
          <w:sz w:val="24"/>
          <w:szCs w:val="24"/>
        </w:rPr>
        <w:t>Supplemental Data</w:t>
      </w:r>
    </w:p>
    <w:p w14:paraId="5AB59729" w14:textId="0374F0BE" w:rsidR="00532CAB" w:rsidRDefault="00532CAB" w:rsidP="007310C7">
      <w:pPr>
        <w:spacing w:after="0"/>
        <w:rPr>
          <w:rFonts w:ascii="Lucida Console" w:hAnsi="Lucida Console" w:cs="Times New Roman"/>
          <w:sz w:val="20"/>
          <w:szCs w:val="24"/>
        </w:rPr>
      </w:pPr>
    </w:p>
    <w:p w14:paraId="38444B44" w14:textId="77777777" w:rsidR="00532CAB" w:rsidRDefault="00532CAB" w:rsidP="007310C7">
      <w:pPr>
        <w:spacing w:after="0"/>
        <w:rPr>
          <w:rFonts w:ascii="Lucida Console" w:hAnsi="Lucida Console" w:cs="Times New Roman"/>
          <w:sz w:val="20"/>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9B3968" w:rsidRPr="0034086D" w14:paraId="7A26A8B5" w14:textId="77777777" w:rsidTr="00A63239">
        <w:tc>
          <w:tcPr>
            <w:tcW w:w="4675" w:type="dxa"/>
            <w:tcBorders>
              <w:bottom w:val="double" w:sz="4" w:space="0" w:color="auto"/>
            </w:tcBorders>
            <w:vAlign w:val="center"/>
          </w:tcPr>
          <w:p w14:paraId="277BFF69" w14:textId="77777777" w:rsidR="009B3968" w:rsidRPr="0034086D" w:rsidRDefault="009B3968" w:rsidP="00A63239">
            <w:pPr>
              <w:jc w:val="center"/>
              <w:rPr>
                <w:rFonts w:ascii="Times New Roman" w:hAnsi="Times New Roman" w:cs="Times New Roman"/>
                <w:b/>
              </w:rPr>
            </w:pPr>
            <w:r w:rsidRPr="0034086D">
              <w:rPr>
                <w:rFonts w:ascii="Times New Roman" w:hAnsi="Times New Roman" w:cs="Times New Roman"/>
                <w:b/>
              </w:rPr>
              <w:t>Rainfall Year</w:t>
            </w:r>
          </w:p>
        </w:tc>
        <w:tc>
          <w:tcPr>
            <w:tcW w:w="4675" w:type="dxa"/>
            <w:tcBorders>
              <w:bottom w:val="double" w:sz="4" w:space="0" w:color="auto"/>
            </w:tcBorders>
            <w:vAlign w:val="center"/>
          </w:tcPr>
          <w:p w14:paraId="5B021684" w14:textId="77777777" w:rsidR="009B3968" w:rsidRPr="0034086D" w:rsidRDefault="009B3968" w:rsidP="00A63239">
            <w:pPr>
              <w:jc w:val="center"/>
              <w:rPr>
                <w:rFonts w:ascii="Times New Roman" w:hAnsi="Times New Roman" w:cs="Times New Roman"/>
                <w:b/>
              </w:rPr>
            </w:pPr>
            <w:r>
              <w:rPr>
                <w:rFonts w:ascii="Times New Roman" w:hAnsi="Times New Roman" w:cs="Times New Roman"/>
                <w:b/>
              </w:rPr>
              <w:t xml:space="preserve">Total Dec-May </w:t>
            </w:r>
            <w:r w:rsidRPr="0034086D">
              <w:rPr>
                <w:rFonts w:ascii="Times New Roman" w:hAnsi="Times New Roman" w:cs="Times New Roman"/>
                <w:b/>
              </w:rPr>
              <w:t>Precipitation</w:t>
            </w:r>
          </w:p>
        </w:tc>
      </w:tr>
      <w:tr w:rsidR="009B3968" w:rsidRPr="0034086D" w14:paraId="26921A91" w14:textId="77777777" w:rsidTr="00A63239">
        <w:tc>
          <w:tcPr>
            <w:tcW w:w="4675" w:type="dxa"/>
            <w:tcBorders>
              <w:top w:val="double" w:sz="4" w:space="0" w:color="auto"/>
              <w:bottom w:val="single" w:sz="4" w:space="0" w:color="auto"/>
            </w:tcBorders>
            <w:vAlign w:val="center"/>
          </w:tcPr>
          <w:p w14:paraId="38231107" w14:textId="77777777" w:rsidR="009B3968" w:rsidRPr="0034086D" w:rsidRDefault="009B3968" w:rsidP="00A63239">
            <w:pPr>
              <w:jc w:val="center"/>
              <w:rPr>
                <w:rFonts w:ascii="Times New Roman" w:hAnsi="Times New Roman" w:cs="Times New Roman"/>
              </w:rPr>
            </w:pPr>
            <w:r w:rsidRPr="0034086D">
              <w:rPr>
                <w:rFonts w:ascii="Times New Roman" w:hAnsi="Times New Roman" w:cs="Times New Roman"/>
              </w:rPr>
              <w:t>Average</w:t>
            </w:r>
            <w:r>
              <w:rPr>
                <w:rFonts w:ascii="Times New Roman" w:hAnsi="Times New Roman" w:cs="Times New Roman"/>
              </w:rPr>
              <w:t xml:space="preserve"> Dec-May Rainfall During Study</w:t>
            </w:r>
          </w:p>
        </w:tc>
        <w:tc>
          <w:tcPr>
            <w:tcW w:w="4675" w:type="dxa"/>
            <w:tcBorders>
              <w:top w:val="double" w:sz="4" w:space="0" w:color="auto"/>
              <w:bottom w:val="single" w:sz="4" w:space="0" w:color="auto"/>
            </w:tcBorders>
            <w:vAlign w:val="center"/>
          </w:tcPr>
          <w:p w14:paraId="34511B53" w14:textId="77777777" w:rsidR="009B3968" w:rsidRPr="0034086D" w:rsidRDefault="009B3968" w:rsidP="00A63239">
            <w:pPr>
              <w:jc w:val="center"/>
              <w:rPr>
                <w:rFonts w:ascii="Times New Roman" w:hAnsi="Times New Roman" w:cs="Times New Roman"/>
              </w:rPr>
            </w:pPr>
            <w:r>
              <w:rPr>
                <w:rFonts w:ascii="Times New Roman" w:hAnsi="Times New Roman" w:cs="Times New Roman"/>
              </w:rPr>
              <w:t>29.58 cm</w:t>
            </w:r>
          </w:p>
        </w:tc>
      </w:tr>
      <w:tr w:rsidR="009B3968" w:rsidRPr="0034086D" w14:paraId="012ABCD3" w14:textId="77777777" w:rsidTr="00A63239">
        <w:tc>
          <w:tcPr>
            <w:tcW w:w="4675" w:type="dxa"/>
            <w:vAlign w:val="center"/>
          </w:tcPr>
          <w:p w14:paraId="4E11F73B" w14:textId="77777777" w:rsidR="009B3968" w:rsidRPr="0034086D" w:rsidRDefault="009B3968" w:rsidP="00A63239">
            <w:pPr>
              <w:jc w:val="center"/>
              <w:rPr>
                <w:rFonts w:ascii="Times New Roman" w:hAnsi="Times New Roman" w:cs="Times New Roman"/>
              </w:rPr>
            </w:pPr>
            <w:r w:rsidRPr="0034086D">
              <w:rPr>
                <w:rFonts w:ascii="Times New Roman" w:hAnsi="Times New Roman" w:cs="Times New Roman"/>
              </w:rPr>
              <w:t>2014-2015</w:t>
            </w:r>
          </w:p>
        </w:tc>
        <w:tc>
          <w:tcPr>
            <w:tcW w:w="4675" w:type="dxa"/>
            <w:vAlign w:val="center"/>
          </w:tcPr>
          <w:p w14:paraId="22466202" w14:textId="77777777" w:rsidR="009B3968" w:rsidRPr="0034086D" w:rsidRDefault="009B3968" w:rsidP="00A63239">
            <w:pPr>
              <w:jc w:val="center"/>
              <w:rPr>
                <w:rFonts w:ascii="Times New Roman" w:hAnsi="Times New Roman" w:cs="Times New Roman"/>
              </w:rPr>
            </w:pPr>
            <w:r>
              <w:rPr>
                <w:rFonts w:ascii="Times New Roman" w:hAnsi="Times New Roman" w:cs="Times New Roman"/>
              </w:rPr>
              <w:t>14.47</w:t>
            </w:r>
            <w:r w:rsidRPr="0034086D">
              <w:rPr>
                <w:rFonts w:ascii="Times New Roman" w:hAnsi="Times New Roman" w:cs="Times New Roman"/>
              </w:rPr>
              <w:t xml:space="preserve"> cm</w:t>
            </w:r>
          </w:p>
        </w:tc>
      </w:tr>
      <w:tr w:rsidR="009B3968" w:rsidRPr="0034086D" w14:paraId="210FA7C3" w14:textId="77777777" w:rsidTr="00A63239">
        <w:tc>
          <w:tcPr>
            <w:tcW w:w="4675" w:type="dxa"/>
            <w:vAlign w:val="center"/>
          </w:tcPr>
          <w:p w14:paraId="5F9A92D0" w14:textId="77777777" w:rsidR="009B3968" w:rsidRPr="00036810" w:rsidRDefault="009B3968" w:rsidP="00A63239">
            <w:pPr>
              <w:jc w:val="center"/>
              <w:rPr>
                <w:rFonts w:ascii="Times New Roman" w:hAnsi="Times New Roman" w:cs="Times New Roman"/>
              </w:rPr>
            </w:pPr>
            <w:r w:rsidRPr="00036810">
              <w:rPr>
                <w:rFonts w:ascii="Times New Roman" w:hAnsi="Times New Roman" w:cs="Times New Roman"/>
              </w:rPr>
              <w:t>2015-2016</w:t>
            </w:r>
          </w:p>
        </w:tc>
        <w:tc>
          <w:tcPr>
            <w:tcW w:w="4675" w:type="dxa"/>
            <w:vAlign w:val="center"/>
          </w:tcPr>
          <w:p w14:paraId="47FF1D30" w14:textId="77777777" w:rsidR="009B3968" w:rsidRPr="00036810" w:rsidRDefault="009B3968" w:rsidP="00A63239">
            <w:pPr>
              <w:jc w:val="center"/>
              <w:rPr>
                <w:rFonts w:ascii="Times New Roman" w:hAnsi="Times New Roman" w:cs="Times New Roman"/>
              </w:rPr>
            </w:pPr>
            <w:r>
              <w:rPr>
                <w:rFonts w:ascii="Times New Roman" w:hAnsi="Times New Roman" w:cs="Times New Roman"/>
              </w:rPr>
              <w:t>25.27</w:t>
            </w:r>
            <w:r w:rsidRPr="00036810">
              <w:rPr>
                <w:rFonts w:ascii="Times New Roman" w:hAnsi="Times New Roman" w:cs="Times New Roman"/>
              </w:rPr>
              <w:t xml:space="preserve"> cm</w:t>
            </w:r>
          </w:p>
        </w:tc>
      </w:tr>
      <w:tr w:rsidR="009B3968" w:rsidRPr="0034086D" w14:paraId="0B590DC9" w14:textId="77777777" w:rsidTr="00A63239">
        <w:tc>
          <w:tcPr>
            <w:tcW w:w="4675" w:type="dxa"/>
            <w:vAlign w:val="center"/>
          </w:tcPr>
          <w:p w14:paraId="70A397D6" w14:textId="77777777" w:rsidR="009B3968" w:rsidRPr="00036810" w:rsidRDefault="009B3968" w:rsidP="00A63239">
            <w:pPr>
              <w:jc w:val="center"/>
              <w:rPr>
                <w:rFonts w:ascii="Times New Roman" w:hAnsi="Times New Roman" w:cs="Times New Roman"/>
              </w:rPr>
            </w:pPr>
            <w:r w:rsidRPr="00036810">
              <w:rPr>
                <w:rFonts w:ascii="Times New Roman" w:hAnsi="Times New Roman" w:cs="Times New Roman"/>
              </w:rPr>
              <w:t>2016-2017</w:t>
            </w:r>
          </w:p>
        </w:tc>
        <w:tc>
          <w:tcPr>
            <w:tcW w:w="4675" w:type="dxa"/>
            <w:vAlign w:val="center"/>
          </w:tcPr>
          <w:p w14:paraId="4F04EF31" w14:textId="77777777" w:rsidR="009B3968" w:rsidRPr="00036810" w:rsidRDefault="009B3968" w:rsidP="00A63239">
            <w:pPr>
              <w:jc w:val="center"/>
              <w:rPr>
                <w:rFonts w:ascii="Times New Roman" w:hAnsi="Times New Roman" w:cs="Times New Roman"/>
              </w:rPr>
            </w:pPr>
            <w:r>
              <w:rPr>
                <w:rFonts w:ascii="Times New Roman" w:hAnsi="Times New Roman" w:cs="Times New Roman"/>
              </w:rPr>
              <w:t>58.65</w:t>
            </w:r>
            <w:r w:rsidRPr="00036810">
              <w:rPr>
                <w:rFonts w:ascii="Times New Roman" w:hAnsi="Times New Roman" w:cs="Times New Roman"/>
              </w:rPr>
              <w:t xml:space="preserve"> cm</w:t>
            </w:r>
          </w:p>
        </w:tc>
      </w:tr>
      <w:tr w:rsidR="009B3968" w:rsidRPr="0034086D" w14:paraId="3014AB9E" w14:textId="77777777" w:rsidTr="00A63239">
        <w:tc>
          <w:tcPr>
            <w:tcW w:w="4675" w:type="dxa"/>
            <w:vAlign w:val="center"/>
          </w:tcPr>
          <w:p w14:paraId="72728978" w14:textId="77777777" w:rsidR="009B3968" w:rsidRPr="00036810" w:rsidRDefault="009B3968" w:rsidP="00A63239">
            <w:pPr>
              <w:jc w:val="center"/>
              <w:rPr>
                <w:rFonts w:ascii="Times New Roman" w:hAnsi="Times New Roman" w:cs="Times New Roman"/>
              </w:rPr>
            </w:pPr>
            <w:r>
              <w:rPr>
                <w:rFonts w:ascii="Times New Roman" w:hAnsi="Times New Roman" w:cs="Times New Roman"/>
              </w:rPr>
              <w:t>2017-2018</w:t>
            </w:r>
          </w:p>
        </w:tc>
        <w:tc>
          <w:tcPr>
            <w:tcW w:w="4675" w:type="dxa"/>
            <w:vAlign w:val="center"/>
          </w:tcPr>
          <w:p w14:paraId="2F10BC4D" w14:textId="77777777" w:rsidR="009B3968" w:rsidRPr="00036810" w:rsidRDefault="009B3968" w:rsidP="00A63239">
            <w:pPr>
              <w:jc w:val="center"/>
              <w:rPr>
                <w:rFonts w:ascii="Times New Roman" w:hAnsi="Times New Roman" w:cs="Times New Roman"/>
              </w:rPr>
            </w:pPr>
            <w:r>
              <w:rPr>
                <w:rFonts w:ascii="Times New Roman" w:hAnsi="Times New Roman" w:cs="Times New Roman"/>
              </w:rPr>
              <w:t>24.82 cm</w:t>
            </w:r>
          </w:p>
        </w:tc>
      </w:tr>
      <w:tr w:rsidR="009B3968" w:rsidRPr="00036810" w14:paraId="5FAD9F4E" w14:textId="77777777" w:rsidTr="00A63239">
        <w:trPr>
          <w:trHeight w:val="58"/>
        </w:trPr>
        <w:tc>
          <w:tcPr>
            <w:tcW w:w="4675" w:type="dxa"/>
            <w:vAlign w:val="center"/>
          </w:tcPr>
          <w:p w14:paraId="2408977B" w14:textId="77777777" w:rsidR="009B3968" w:rsidRPr="00036810" w:rsidRDefault="009B3968" w:rsidP="00A63239">
            <w:pPr>
              <w:jc w:val="center"/>
              <w:rPr>
                <w:rFonts w:ascii="Times New Roman" w:hAnsi="Times New Roman" w:cs="Times New Roman"/>
              </w:rPr>
            </w:pPr>
            <w:r>
              <w:rPr>
                <w:rFonts w:ascii="Times New Roman" w:hAnsi="Times New Roman" w:cs="Times New Roman"/>
              </w:rPr>
              <w:t>2018-2019</w:t>
            </w:r>
          </w:p>
        </w:tc>
        <w:tc>
          <w:tcPr>
            <w:tcW w:w="4675" w:type="dxa"/>
            <w:vAlign w:val="center"/>
          </w:tcPr>
          <w:p w14:paraId="78A7FD4E" w14:textId="77777777" w:rsidR="009B3968" w:rsidRPr="00036810" w:rsidRDefault="009B3968" w:rsidP="00A63239">
            <w:pPr>
              <w:jc w:val="center"/>
              <w:rPr>
                <w:rFonts w:ascii="Times New Roman" w:hAnsi="Times New Roman" w:cs="Times New Roman"/>
              </w:rPr>
            </w:pPr>
            <w:r>
              <w:rPr>
                <w:rFonts w:ascii="Times New Roman" w:hAnsi="Times New Roman" w:cs="Times New Roman"/>
              </w:rPr>
              <w:t>24.57 cm</w:t>
            </w:r>
          </w:p>
        </w:tc>
      </w:tr>
    </w:tbl>
    <w:p w14:paraId="73F65B09" w14:textId="77777777" w:rsidR="00F44C21" w:rsidRDefault="00F44C21" w:rsidP="007310C7">
      <w:pPr>
        <w:spacing w:after="0"/>
        <w:rPr>
          <w:rFonts w:ascii="Lucida Console" w:hAnsi="Lucida Console" w:cs="Times New Roman"/>
          <w:b/>
          <w:bCs/>
          <w:sz w:val="20"/>
          <w:szCs w:val="24"/>
        </w:rPr>
      </w:pPr>
    </w:p>
    <w:p w14:paraId="22C56AD9" w14:textId="4E0A15E2" w:rsidR="009B3968" w:rsidRDefault="009E24F2" w:rsidP="007310C7">
      <w:pPr>
        <w:spacing w:after="0"/>
        <w:rPr>
          <w:rFonts w:ascii="Lucida Console" w:hAnsi="Lucida Console" w:cs="Times New Roman"/>
          <w:sz w:val="20"/>
          <w:szCs w:val="24"/>
        </w:rPr>
      </w:pPr>
      <w:r w:rsidRPr="009E24F2">
        <w:rPr>
          <w:rFonts w:ascii="Lucida Console" w:hAnsi="Lucida Console" w:cs="Times New Roman"/>
          <w:b/>
          <w:bCs/>
          <w:sz w:val="20"/>
          <w:szCs w:val="24"/>
        </w:rPr>
        <w:t>Table S1</w:t>
      </w:r>
      <w:r>
        <w:rPr>
          <w:rFonts w:ascii="Lucida Console" w:hAnsi="Lucida Console" w:cs="Times New Roman"/>
          <w:sz w:val="20"/>
          <w:szCs w:val="24"/>
        </w:rPr>
        <w:t xml:space="preserve">. Total precipitation </w:t>
      </w:r>
      <w:r w:rsidR="00F44C21">
        <w:rPr>
          <w:rFonts w:ascii="Lucida Console" w:hAnsi="Lucida Console" w:cs="Times New Roman"/>
          <w:sz w:val="20"/>
          <w:szCs w:val="24"/>
        </w:rPr>
        <w:t>within the Nipomo lupine growing season (December to May) for the duration of the experiment, sorted by year.</w:t>
      </w:r>
    </w:p>
    <w:p w14:paraId="0AA0D5CF" w14:textId="77777777" w:rsidR="009B3968" w:rsidRDefault="009B3968" w:rsidP="007310C7">
      <w:pPr>
        <w:spacing w:after="0"/>
        <w:rPr>
          <w:rFonts w:ascii="Lucida Console" w:hAnsi="Lucida Console" w:cs="Times New Roman"/>
          <w:sz w:val="20"/>
          <w:szCs w:val="24"/>
        </w:rPr>
      </w:pPr>
    </w:p>
    <w:p w14:paraId="3FE30DDE" w14:textId="3D8C5E9F" w:rsidR="009B3968" w:rsidRDefault="009B3968" w:rsidP="007310C7">
      <w:pPr>
        <w:spacing w:after="0"/>
        <w:rPr>
          <w:rFonts w:ascii="Lucida Console" w:hAnsi="Lucida Console" w:cs="Times New Roman"/>
          <w:sz w:val="20"/>
          <w:szCs w:val="24"/>
        </w:rPr>
      </w:pPr>
    </w:p>
    <w:p w14:paraId="4D16DC5E" w14:textId="0D6EDA9D" w:rsidR="00526BE0" w:rsidRPr="00526BE0" w:rsidRDefault="00526BE0" w:rsidP="007310C7">
      <w:pPr>
        <w:spacing w:after="0"/>
        <w:rPr>
          <w:rFonts w:ascii="Lucida Console" w:hAnsi="Lucida Console" w:cs="Times New Roman"/>
          <w:sz w:val="24"/>
          <w:szCs w:val="24"/>
        </w:rPr>
      </w:pPr>
    </w:p>
    <w:sectPr w:rsidR="00526BE0" w:rsidRPr="00526BE0" w:rsidSect="00A41C9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Lisa Stratton" w:date="2020-01-04T13:22:00Z" w:initials="LS">
    <w:p w14:paraId="0A7A97D5" w14:textId="54357DEE" w:rsidR="000600F8" w:rsidRDefault="000600F8">
      <w:pPr>
        <w:pStyle w:val="CommentText"/>
      </w:pPr>
      <w:r>
        <w:rPr>
          <w:rStyle w:val="CommentReference"/>
        </w:rPr>
        <w:annotationRef/>
      </w:r>
      <w:r>
        <w:t>The ‘seed pod” column is average seed pod production per plot? Can you state that in the legend?</w:t>
      </w:r>
    </w:p>
  </w:comment>
  <w:comment w:id="2" w:author="Lisa Stratton" w:date="2020-01-04T13:26:00Z" w:initials="LS">
    <w:p w14:paraId="790E6FBE" w14:textId="114D9C24" w:rsidR="000600F8" w:rsidRDefault="000600F8">
      <w:pPr>
        <w:pStyle w:val="CommentText"/>
      </w:pPr>
      <w:r>
        <w:rPr>
          <w:rStyle w:val="CommentReference"/>
        </w:rPr>
        <w:annotationRef/>
      </w:r>
      <w:r>
        <w:t xml:space="preserve">You might not have time for this analysis, but I was going to see if Bruce’s class wanted to look at relationships between rainfall totals and patterns of how it is distributed to explain these data. I think the 2018-19 rainfall was very evenly distributed through the season while 2017-18 was in just two or three big events and could have more easily resulted in early death of many seedlings pre-production.  They won’t be publishing, but can explore the data for </w:t>
      </w:r>
      <w:proofErr w:type="gramStart"/>
      <w:r>
        <w:t>us :</w:t>
      </w:r>
      <w:proofErr w:type="gramEnd"/>
      <w:r>
        <w:t xml:space="preserve"> ).</w:t>
      </w:r>
    </w:p>
  </w:comment>
  <w:comment w:id="4" w:author="Lisa Stratton" w:date="2020-01-04T13:24:00Z" w:initials="LS">
    <w:p w14:paraId="232CF77E" w14:textId="1273A1AF" w:rsidR="000600F8" w:rsidRDefault="000600F8">
      <w:pPr>
        <w:pStyle w:val="CommentText"/>
      </w:pPr>
      <w:r>
        <w:rPr>
          <w:rStyle w:val="CommentReference"/>
        </w:rPr>
        <w:annotationRef/>
      </w:r>
      <w:r>
        <w:t>This would be interesting to show in some graphic manner? Maybe we create a grid by treatment factors with all plots shown as individual squares that we could either put seed pod production numbers in and/or color code?</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6723804"/>
    <w:multiLevelType w:val="hybridMultilevel"/>
    <w:tmpl w:val="3D02E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5B4EB5"/>
    <w:multiLevelType w:val="hybridMultilevel"/>
    <w:tmpl w:val="B92E9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proofState w:spelling="clean" w:grammar="clean"/>
  <w:trackRevision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741A"/>
    <w:rsid w:val="000252CC"/>
    <w:rsid w:val="000600F8"/>
    <w:rsid w:val="000F6D0D"/>
    <w:rsid w:val="0023426E"/>
    <w:rsid w:val="002B04CB"/>
    <w:rsid w:val="003D2F45"/>
    <w:rsid w:val="004369DC"/>
    <w:rsid w:val="004528FA"/>
    <w:rsid w:val="00461E3C"/>
    <w:rsid w:val="00526BE0"/>
    <w:rsid w:val="00532CAB"/>
    <w:rsid w:val="007310C7"/>
    <w:rsid w:val="007A3D9A"/>
    <w:rsid w:val="007B42A2"/>
    <w:rsid w:val="0089334B"/>
    <w:rsid w:val="00942CB4"/>
    <w:rsid w:val="00995365"/>
    <w:rsid w:val="009B3968"/>
    <w:rsid w:val="009C62A7"/>
    <w:rsid w:val="009E24F2"/>
    <w:rsid w:val="00A41C9F"/>
    <w:rsid w:val="00A41F0C"/>
    <w:rsid w:val="00A63239"/>
    <w:rsid w:val="00A80C08"/>
    <w:rsid w:val="00B4491A"/>
    <w:rsid w:val="00C67D00"/>
    <w:rsid w:val="00C87CDB"/>
    <w:rsid w:val="00CB741A"/>
    <w:rsid w:val="00D46C93"/>
    <w:rsid w:val="00D51F60"/>
    <w:rsid w:val="00D73E12"/>
    <w:rsid w:val="00DB50AF"/>
    <w:rsid w:val="00DE1A4E"/>
    <w:rsid w:val="00E506B9"/>
    <w:rsid w:val="00F44C21"/>
    <w:rsid w:val="00F91A75"/>
    <w:rsid w:val="00F93522"/>
    <w:rsid w:val="00FE171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6336E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741A"/>
    <w:pPr>
      <w:spacing w:after="0" w:line="240" w:lineRule="auto"/>
    </w:pPr>
    <w:rPr>
      <w:rFonts w:eastAsiaTheme="minorEastAsia"/>
      <w:sz w:val="24"/>
      <w:szCs w:val="24"/>
      <w:lang w:eastAsia="ja-JP"/>
    </w:rPr>
  </w:style>
  <w:style w:type="character" w:styleId="Hyperlink">
    <w:name w:val="Hyperlink"/>
    <w:basedOn w:val="DefaultParagraphFont"/>
    <w:uiPriority w:val="99"/>
    <w:unhideWhenUsed/>
    <w:rsid w:val="00CB741A"/>
    <w:rPr>
      <w:color w:val="0000FF" w:themeColor="hyperlink"/>
      <w:u w:val="single"/>
    </w:rPr>
  </w:style>
  <w:style w:type="paragraph" w:styleId="BalloonText">
    <w:name w:val="Balloon Text"/>
    <w:basedOn w:val="Normal"/>
    <w:link w:val="BalloonTextChar"/>
    <w:uiPriority w:val="99"/>
    <w:semiHidden/>
    <w:unhideWhenUsed/>
    <w:rsid w:val="00CB7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41A"/>
    <w:rPr>
      <w:rFonts w:ascii="Tahoma" w:hAnsi="Tahoma" w:cs="Tahoma"/>
      <w:sz w:val="16"/>
      <w:szCs w:val="16"/>
    </w:rPr>
  </w:style>
  <w:style w:type="paragraph" w:styleId="HTMLPreformatted">
    <w:name w:val="HTML Preformatted"/>
    <w:basedOn w:val="Normal"/>
    <w:link w:val="HTMLPreformattedChar"/>
    <w:uiPriority w:val="99"/>
    <w:unhideWhenUsed/>
    <w:rsid w:val="00731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10C7"/>
    <w:rPr>
      <w:rFonts w:ascii="Courier New" w:eastAsia="Times New Roman" w:hAnsi="Courier New" w:cs="Courier New"/>
      <w:sz w:val="20"/>
      <w:szCs w:val="20"/>
    </w:rPr>
  </w:style>
  <w:style w:type="paragraph" w:styleId="ListParagraph">
    <w:name w:val="List Paragraph"/>
    <w:basedOn w:val="Normal"/>
    <w:uiPriority w:val="34"/>
    <w:qFormat/>
    <w:rsid w:val="00FE1717"/>
    <w:pPr>
      <w:ind w:left="720"/>
      <w:contextualSpacing/>
    </w:pPr>
  </w:style>
  <w:style w:type="table" w:styleId="TableGrid">
    <w:name w:val="Table Grid"/>
    <w:basedOn w:val="TableNormal"/>
    <w:uiPriority w:val="59"/>
    <w:rsid w:val="008933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0600F8"/>
    <w:rPr>
      <w:sz w:val="18"/>
      <w:szCs w:val="18"/>
    </w:rPr>
  </w:style>
  <w:style w:type="paragraph" w:styleId="CommentText">
    <w:name w:val="annotation text"/>
    <w:basedOn w:val="Normal"/>
    <w:link w:val="CommentTextChar"/>
    <w:uiPriority w:val="99"/>
    <w:semiHidden/>
    <w:unhideWhenUsed/>
    <w:rsid w:val="000600F8"/>
    <w:pPr>
      <w:spacing w:line="240" w:lineRule="auto"/>
    </w:pPr>
    <w:rPr>
      <w:sz w:val="24"/>
      <w:szCs w:val="24"/>
    </w:rPr>
  </w:style>
  <w:style w:type="character" w:customStyle="1" w:styleId="CommentTextChar">
    <w:name w:val="Comment Text Char"/>
    <w:basedOn w:val="DefaultParagraphFont"/>
    <w:link w:val="CommentText"/>
    <w:uiPriority w:val="99"/>
    <w:semiHidden/>
    <w:rsid w:val="000600F8"/>
    <w:rPr>
      <w:sz w:val="24"/>
      <w:szCs w:val="24"/>
    </w:rPr>
  </w:style>
  <w:style w:type="paragraph" w:styleId="CommentSubject">
    <w:name w:val="annotation subject"/>
    <w:basedOn w:val="CommentText"/>
    <w:next w:val="CommentText"/>
    <w:link w:val="CommentSubjectChar"/>
    <w:uiPriority w:val="99"/>
    <w:semiHidden/>
    <w:unhideWhenUsed/>
    <w:rsid w:val="000600F8"/>
    <w:rPr>
      <w:b/>
      <w:bCs/>
      <w:sz w:val="20"/>
      <w:szCs w:val="20"/>
    </w:rPr>
  </w:style>
  <w:style w:type="character" w:customStyle="1" w:styleId="CommentSubjectChar">
    <w:name w:val="Comment Subject Char"/>
    <w:basedOn w:val="CommentTextChar"/>
    <w:link w:val="CommentSubject"/>
    <w:uiPriority w:val="99"/>
    <w:semiHidden/>
    <w:rsid w:val="000600F8"/>
    <w:rPr>
      <w:b/>
      <w:bCs/>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74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B741A"/>
    <w:pPr>
      <w:spacing w:after="0" w:line="240" w:lineRule="auto"/>
    </w:pPr>
    <w:rPr>
      <w:rFonts w:eastAsiaTheme="minorEastAsia"/>
      <w:sz w:val="24"/>
      <w:szCs w:val="24"/>
      <w:lang w:eastAsia="ja-JP"/>
    </w:rPr>
  </w:style>
  <w:style w:type="character" w:styleId="Hyperlink">
    <w:name w:val="Hyperlink"/>
    <w:basedOn w:val="DefaultParagraphFont"/>
    <w:uiPriority w:val="99"/>
    <w:unhideWhenUsed/>
    <w:rsid w:val="00CB741A"/>
    <w:rPr>
      <w:color w:val="0000FF" w:themeColor="hyperlink"/>
      <w:u w:val="single"/>
    </w:rPr>
  </w:style>
  <w:style w:type="paragraph" w:styleId="BalloonText">
    <w:name w:val="Balloon Text"/>
    <w:basedOn w:val="Normal"/>
    <w:link w:val="BalloonTextChar"/>
    <w:uiPriority w:val="99"/>
    <w:semiHidden/>
    <w:unhideWhenUsed/>
    <w:rsid w:val="00CB74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741A"/>
    <w:rPr>
      <w:rFonts w:ascii="Tahoma" w:hAnsi="Tahoma" w:cs="Tahoma"/>
      <w:sz w:val="16"/>
      <w:szCs w:val="16"/>
    </w:rPr>
  </w:style>
  <w:style w:type="paragraph" w:styleId="HTMLPreformatted">
    <w:name w:val="HTML Preformatted"/>
    <w:basedOn w:val="Normal"/>
    <w:link w:val="HTMLPreformattedChar"/>
    <w:uiPriority w:val="99"/>
    <w:unhideWhenUsed/>
    <w:rsid w:val="007310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310C7"/>
    <w:rPr>
      <w:rFonts w:ascii="Courier New" w:eastAsia="Times New Roman" w:hAnsi="Courier New" w:cs="Courier New"/>
      <w:sz w:val="20"/>
      <w:szCs w:val="20"/>
    </w:rPr>
  </w:style>
  <w:style w:type="paragraph" w:styleId="ListParagraph">
    <w:name w:val="List Paragraph"/>
    <w:basedOn w:val="Normal"/>
    <w:uiPriority w:val="34"/>
    <w:qFormat/>
    <w:rsid w:val="00FE1717"/>
    <w:pPr>
      <w:ind w:left="720"/>
      <w:contextualSpacing/>
    </w:pPr>
  </w:style>
  <w:style w:type="table" w:styleId="TableGrid">
    <w:name w:val="Table Grid"/>
    <w:basedOn w:val="TableNormal"/>
    <w:uiPriority w:val="59"/>
    <w:rsid w:val="008933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0600F8"/>
    <w:rPr>
      <w:sz w:val="18"/>
      <w:szCs w:val="18"/>
    </w:rPr>
  </w:style>
  <w:style w:type="paragraph" w:styleId="CommentText">
    <w:name w:val="annotation text"/>
    <w:basedOn w:val="Normal"/>
    <w:link w:val="CommentTextChar"/>
    <w:uiPriority w:val="99"/>
    <w:semiHidden/>
    <w:unhideWhenUsed/>
    <w:rsid w:val="000600F8"/>
    <w:pPr>
      <w:spacing w:line="240" w:lineRule="auto"/>
    </w:pPr>
    <w:rPr>
      <w:sz w:val="24"/>
      <w:szCs w:val="24"/>
    </w:rPr>
  </w:style>
  <w:style w:type="character" w:customStyle="1" w:styleId="CommentTextChar">
    <w:name w:val="Comment Text Char"/>
    <w:basedOn w:val="DefaultParagraphFont"/>
    <w:link w:val="CommentText"/>
    <w:uiPriority w:val="99"/>
    <w:semiHidden/>
    <w:rsid w:val="000600F8"/>
    <w:rPr>
      <w:sz w:val="24"/>
      <w:szCs w:val="24"/>
    </w:rPr>
  </w:style>
  <w:style w:type="paragraph" w:styleId="CommentSubject">
    <w:name w:val="annotation subject"/>
    <w:basedOn w:val="CommentText"/>
    <w:next w:val="CommentText"/>
    <w:link w:val="CommentSubjectChar"/>
    <w:uiPriority w:val="99"/>
    <w:semiHidden/>
    <w:unhideWhenUsed/>
    <w:rsid w:val="000600F8"/>
    <w:rPr>
      <w:b/>
      <w:bCs/>
      <w:sz w:val="20"/>
      <w:szCs w:val="20"/>
    </w:rPr>
  </w:style>
  <w:style w:type="character" w:customStyle="1" w:styleId="CommentSubjectChar">
    <w:name w:val="Comment Subject Char"/>
    <w:basedOn w:val="CommentTextChar"/>
    <w:link w:val="CommentSubject"/>
    <w:uiPriority w:val="99"/>
    <w:semiHidden/>
    <w:rsid w:val="000600F8"/>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4006057">
      <w:bodyDiv w:val="1"/>
      <w:marLeft w:val="0"/>
      <w:marRight w:val="0"/>
      <w:marTop w:val="0"/>
      <w:marBottom w:val="0"/>
      <w:divBdr>
        <w:top w:val="none" w:sz="0" w:space="0" w:color="auto"/>
        <w:left w:val="none" w:sz="0" w:space="0" w:color="auto"/>
        <w:bottom w:val="none" w:sz="0" w:space="0" w:color="auto"/>
        <w:right w:val="none" w:sz="0" w:space="0" w:color="auto"/>
      </w:divBdr>
    </w:div>
    <w:div w:id="130555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2.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ipm.ucanr.edu/" TargetMode="External"/><Relationship Id="rId11" Type="http://schemas.openxmlformats.org/officeDocument/2006/relationships/image" Target="media/image4.jpeg"/><Relationship Id="rId12" Type="http://schemas.openxmlformats.org/officeDocument/2006/relationships/comments" Target="comments.xml"/><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6C25EE6-6B77-1741-86A7-3FD3F7AD43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13</Pages>
  <Words>3140</Words>
  <Characters>17902</Characters>
  <Application>Microsoft Macintosh Word</Application>
  <DocSecurity>4</DocSecurity>
  <Lines>149</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21001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Justin Luong</dc:creator>
  <cp:lastModifiedBy>Lisa Stratton</cp:lastModifiedBy>
  <cp:revision>2</cp:revision>
  <dcterms:created xsi:type="dcterms:W3CDTF">2020-01-04T21:27:00Z</dcterms:created>
  <dcterms:modified xsi:type="dcterms:W3CDTF">2020-01-04T21:27:00Z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http://www.zotero.org/styles/american-sociological-association</vt:lpwstr>
  </property>
  <property fmtid="{D5CDD505-2E9C-101B-9397-08002B2CF9AE}" pid="3" name="Mendeley Recent Style Name 0_1">
    <vt:lpwstr>American Sociological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http://csl.mendeley.com/styles/499487671/Madrono</vt:lpwstr>
  </property>
  <property fmtid="{D5CDD505-2E9C-101B-9397-08002B2CF9AE}" pid="11" name="Mendeley Recent Style Name 4_1">
    <vt:lpwstr>Madroño - Justin Luong</vt:lpwstr>
  </property>
  <property fmtid="{D5CDD505-2E9C-101B-9397-08002B2CF9AE}" pid="12" name="Mendeley Recent Style Id 5_1">
    <vt:lpwstr>http://www.zotero.org/styles/modern-humanities-research-association</vt:lpwstr>
  </property>
  <property fmtid="{D5CDD505-2E9C-101B-9397-08002B2CF9AE}" pid="13" name="Mendeley Recent Style Name 5_1">
    <vt:lpwstr>Modern Humanities Research Association 3rd edition (note with bibliography)</vt:lpwstr>
  </property>
  <property fmtid="{D5CDD505-2E9C-101B-9397-08002B2CF9AE}" pid="14" name="Mendeley Recent Style Id 6_1">
    <vt:lpwstr>http://www.zotero.org/styles/modern-language-association</vt:lpwstr>
  </property>
  <property fmtid="{D5CDD505-2E9C-101B-9397-08002B2CF9AE}" pid="15" name="Mendeley Recent Style Name 6_1">
    <vt:lpwstr>Modern Language Association 8th edition</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http://www.zotero.org/styles/oecologia</vt:lpwstr>
  </property>
  <property fmtid="{D5CDD505-2E9C-101B-9397-08002B2CF9AE}" pid="19" name="Mendeley Recent Style Name 8_1">
    <vt:lpwstr>Oecologia</vt:lpwstr>
  </property>
  <property fmtid="{D5CDD505-2E9C-101B-9397-08002B2CF9AE}" pid="20" name="Mendeley Recent Style Id 9_1">
    <vt:lpwstr>http://www.zotero.org/styles/restoration-ecology</vt:lpwstr>
  </property>
  <property fmtid="{D5CDD505-2E9C-101B-9397-08002B2CF9AE}" pid="21" name="Mendeley Recent Style Name 9_1">
    <vt:lpwstr>Restoration Ecology</vt:lpwstr>
  </property>
  <property fmtid="{D5CDD505-2E9C-101B-9397-08002B2CF9AE}" pid="22" name="Mendeley Document_1">
    <vt:lpwstr>True</vt:lpwstr>
  </property>
  <property fmtid="{D5CDD505-2E9C-101B-9397-08002B2CF9AE}" pid="23" name="Mendeley Unique User Id_1">
    <vt:lpwstr>7a3c3a78-b7c8-3466-be08-0759b25520cc</vt:lpwstr>
  </property>
  <property fmtid="{D5CDD505-2E9C-101B-9397-08002B2CF9AE}" pid="24" name="Mendeley Citation Style_1">
    <vt:lpwstr>http://csl.mendeley.com/styles/499487671/Madrono</vt:lpwstr>
  </property>
</Properties>
</file>